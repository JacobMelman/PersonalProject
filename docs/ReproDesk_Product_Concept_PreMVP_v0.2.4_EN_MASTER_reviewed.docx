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920" w:after="160"/>
        <w:jc w:val="left"/>
      </w:pPr>
      <w:r>
        <w:rPr>
          <w:rFonts w:ascii="Liberation Sans" w:hAnsi="Liberation Sans" w:eastAsia="Liberation Sans" w:cs="Liberation Sans"/>
          <w:b/>
          <w:color w:val="183B56"/>
          <w:sz w:val="58"/>
        </w:rPr>
        <w:t>ReproDesk</w:t>
      </w:r>
    </w:p>
    <w:p>
      <w:pPr>
        <w:pStyle w:val="Lead"/>
        <w:widowControl/>
      </w:pPr>
      <w:r>
        <w:rPr>
          <w:rFonts w:ascii="Liberation Sans" w:hAnsi="Liberation Sans" w:eastAsia="Liberation Sans" w:cs="Liberation Sans"/>
          <w:color w:val="5F6B76"/>
          <w:sz w:val="22"/>
        </w:rPr>
        <w:t>Product Concept &amp; Pre-MVP Specification</w:t>
      </w:r>
    </w:p>
    <w:p>
      <w:pPr>
        <w:pStyle w:val="Lead"/>
        <w:widowControl/>
      </w:pPr>
      <w:r>
        <w:t>Consolidated browser-first product specification for a privacy-first bug-capture and reporting tool for enterprise applications. The first product is a standalone Chromium browser extension for enterprise web QA: Google Chrome first, Microsoft Edge next. Instant Replay uses a bounded rolling ring buffer; deliberate Repro Sessions preserve long reproductions; Screenshot-only mode provides metadata-rich manual evidence without continuous video. AFK Mode suspends unnecessary capture when the user is away while keeping state explicit. One capture session may produce multiple independent bug reports and multiple report formats without duplicating source evidence. Native desktop capture remains a validated expansion path after browser demand is proven.</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232"/>
        <w:gridCol w:w="7992"/>
      </w:tblGrid>
      <w:tr>
        <w:trPr>
          <w:tblHeader w:val="true"/>
          <w:cantSplit/>
          <w:cantSplit/>
          <w:cantSplit/>
          <w:tblHeader w:val="true"/>
          <w:cantSplit/>
          <w:tblHeader w:val="true"/>
        </w:trPr>
        <w:tc>
          <w:tcPr>
            <w:tcMar>
              <w:top w:w="45" w:type="dxa"/>
              <w:start w:w="65" w:type="dxa"/>
              <w:bottom w:w="45" w:type="dxa"/>
              <w:end w:w="65" w:type="dxa"/>
              <w:left w:w="65" w:type="dxa"/>
              <w:right w:w="65" w:type="dxa"/>
            </w:tcMar>
            <w:shd w:fill="DDE7F0"/>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b/>
                <w:color w:val="FFFFFF"/>
                <w:sz w:val="17"/>
              </w:rPr>
              <w:t>Version</w:t>
            </w:r>
          </w:p>
        </w:tc>
        <w:tc>
          <w:tcPr>
            <w:tcMar>
              <w:top w:w="45" w:type="dxa"/>
              <w:start w:w="65" w:type="dxa"/>
              <w:bottom w:w="45" w:type="dxa"/>
              <w:end w:w="65" w:type="dxa"/>
              <w:left w:w="65" w:type="dxa"/>
              <w:right w:w="65" w:type="dxa"/>
            </w:tcMar>
            <w:tcBorders>
              <w:bottom w:val="single" w:sz="4" w:color="D0D5DD"/>
            </w:tcBorders>
            <w:vAlign w:val="center"/>
            <w:shd w:fill="DDE7F0"/>
          </w:tcPr>
          <w:p>
            <w:pPr>
              <w:spacing w:before="0" w:after="20" w:line="240" w:lineRule="auto"/>
            </w:pPr>
            <w:r>
              <w:rPr>
                <w:b/>
                <w:sz w:val="17"/>
              </w:rPr>
              <w:t>0.2.4 - AFK, screenshot-only evidence and navigable-document revision</w:t>
            </w:r>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Date</w:t>
            </w:r>
          </w:p>
        </w:tc>
        <w:tc>
          <w:tcPr>
            <w:tcMar>
              <w:top w:w="45" w:type="dxa"/>
              <w:start w:w="65" w:type="dxa"/>
              <w:bottom w:w="45" w:type="dxa"/>
              <w:end w:w="65" w:type="dxa"/>
              <w:left w:w="65" w:type="dxa"/>
              <w:right w:w="65" w:type="dxa"/>
            </w:tcMar>
            <w:tcBorders>
              <w:bottom w:val="single" w:sz="4" w:color="D0D5DD"/>
            </w:tcBorders>
            <w:vAlign w:val="center"/>
          </w:tcPr>
          <w:p>
            <w:pPr>
              <w:spacing w:before="0" w:after="20" w:line="240" w:lineRule="auto"/>
            </w:pPr>
            <w:r>
              <w:rPr>
                <w:b w:val="0"/>
                <w:sz w:val="17"/>
              </w:rPr>
              <w:t>September 11, 2026</w:t>
            </w:r>
          </w:p>
        </w:tc>
      </w:tr>
      <w:tr>
        <w:trPr>
          <w:cantSplit/>
          <w:cantSplit/>
          <w:cantSplit/>
          <w:cantSplit/>
        </w:trPr>
        <w:tc>
          <w:tcPr>
            <w:tcMar>
              <w:top w:w="45" w:type="dxa"/>
              <w:start w:w="65" w:type="dxa"/>
              <w:bottom w:w="45" w:type="dxa"/>
              <w:end w:w="65" w:type="dxa"/>
              <w:left w:w="65" w:type="dxa"/>
              <w:right w:w="65" w:type="dxa"/>
            </w:tcMar>
            <w:shd w:fill="F6F8FA"/>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Status</w:t>
            </w:r>
          </w:p>
        </w:tc>
        <w:tc>
          <w:tcPr>
            <w:tcMar>
              <w:top w:w="45" w:type="dxa"/>
              <w:start w:w="65" w:type="dxa"/>
              <w:bottom w:w="45" w:type="dxa"/>
              <w:end w:w="65" w:type="dxa"/>
              <w:left w:w="65" w:type="dxa"/>
              <w:right w:w="65" w:type="dxa"/>
            </w:tcMar>
            <w:tcBorders>
              <w:bottom w:val="single" w:sz="4" w:color="D0D5DD"/>
            </w:tcBorders>
            <w:vAlign w:val="center"/>
            <w:shd w:fill="F6F8FA"/>
          </w:tcPr>
          <w:p>
            <w:pPr>
              <w:spacing w:before="0" w:after="20" w:line="240" w:lineRule="auto"/>
            </w:pPr>
            <w:r>
              <w:rPr>
                <w:b w:val="0"/>
                <w:sz w:val="17"/>
              </w:rPr>
              <w:t>Consolidated product-review revision before Phase 0 browser engineering spikes. Adds AFK Mode, Screenshot-only capture with metadata-rich screenshots and non-destructive annotation, and a navigable TOC/page-number system. Existing lifecycle, privacy, storage, reporting and testing sections are reconciled to avoid contradictory states or duplicate requirements. No production code has started.</w:t>
            </w:r>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Platform</w:t>
            </w:r>
          </w:p>
        </w:tc>
        <w:tc>
          <w:tcPr>
            <w:tcMar>
              <w:top w:w="45" w:type="dxa"/>
              <w:start w:w="65" w:type="dxa"/>
              <w:bottom w:w="45" w:type="dxa"/>
              <w:end w:w="65" w:type="dxa"/>
              <w:left w:w="65" w:type="dxa"/>
              <w:right w:w="65" w:type="dxa"/>
            </w:tcMar>
            <w:tcBorders>
              <w:bottom w:val="single" w:sz="4" w:color="D0D5DD"/>
            </w:tcBorders>
            <w:vAlign w:val="center"/>
          </w:tcPr>
          <w:p>
            <w:pPr>
              <w:spacing w:after="20" w:before="0" w:line="240" w:lineRule="auto"/>
            </w:pPr>
            <w:r>
              <w:rPr>
                <w:rFonts w:ascii="Liberation Sans" w:hAnsi="Liberation Sans" w:eastAsia="Liberation Sans" w:cs="Liberation Sans"/>
                <w:color w:val="202124"/>
                <w:sz w:val="17"/>
              </w:rPr>
              <w:t>Browser-first: Chrome Manifest V3 extension first; Microsoft Edge next. Browser MVP should remain OS-agnostic where Chromium APIs permit. Native desktop expansion follows validation: Windows first, macOS later.</w:t>
            </w:r>
          </w:p>
        </w:tc>
      </w:tr>
      <w:tr>
        <w:trPr>
          <w:cantSplit/>
          <w:cantSplit/>
          <w:cantSplit/>
          <w:cantSplit/>
        </w:trPr>
        <w:tc>
          <w:tcPr>
            <w:tcMar>
              <w:top w:w="45" w:type="dxa"/>
              <w:start w:w="65" w:type="dxa"/>
              <w:bottom w:w="45" w:type="dxa"/>
              <w:end w:w="65" w:type="dxa"/>
              <w:left w:w="65" w:type="dxa"/>
              <w:right w:w="65" w:type="dxa"/>
            </w:tcMar>
            <w:shd w:fill="F6F8FA"/>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Working name</w:t>
            </w:r>
          </w:p>
        </w:tc>
        <w:tc>
          <w:tcPr>
            <w:tcMar>
              <w:top w:w="45" w:type="dxa"/>
              <w:start w:w="65" w:type="dxa"/>
              <w:bottom w:w="45" w:type="dxa"/>
              <w:end w:w="65" w:type="dxa"/>
              <w:left w:w="65" w:type="dxa"/>
              <w:right w:w="65" w:type="dxa"/>
            </w:tcMar>
            <w:tcBorders>
              <w:bottom w:val="single" w:sz="4" w:color="D0D5DD"/>
            </w:tcBorders>
            <w:vAlign w:val="center"/>
            <w:shd w:fill="F6F8FA"/>
          </w:tcPr>
          <w:p>
            <w:pPr>
              <w:spacing w:after="20" w:before="0" w:line="240" w:lineRule="auto"/>
            </w:pPr>
            <w:r>
              <w:rPr>
                <w:rFonts w:ascii="Liberation Sans" w:hAnsi="Liberation Sans" w:eastAsia="Liberation Sans" w:cs="Liberation Sans"/>
                <w:color w:val="202124"/>
                <w:sz w:val="17"/>
              </w:rPr>
              <w:t>ReproDesk - temporary codename; separate brand/domain/trademark checks are required before public launch.</w:t>
            </w:r>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Document objective</w:t>
            </w:r>
          </w:p>
        </w:tc>
        <w:tc>
          <w:tcPr>
            <w:tcMar>
              <w:top w:w="45" w:type="dxa"/>
              <w:start w:w="65" w:type="dxa"/>
              <w:bottom w:w="45" w:type="dxa"/>
              <w:end w:w="65" w:type="dxa"/>
              <w:left w:w="65" w:type="dxa"/>
              <w:right w:w="65" w:type="dxa"/>
            </w:tcMar>
            <w:tcBorders>
              <w:bottom w:val="single" w:sz="4" w:color="D0D5DD"/>
            </w:tcBorders>
            <w:vAlign w:val="center"/>
          </w:tcPr>
          <w:p>
            <w:pPr>
              <w:spacing w:after="20" w:before="0" w:line="240" w:lineRule="auto"/>
            </w:pPr>
            <w:r>
              <w:rPr>
                <w:rFonts w:ascii="Liberation Sans" w:hAnsi="Liberation Sans" w:eastAsia="Liberation Sans" w:cs="Liberation Sans"/>
                <w:color w:val="202124"/>
                <w:sz w:val="17"/>
              </w:rPr>
              <w:t>Define the browser-first product, two video workflows plus Screenshot-only evidence mode, target/privacy/AFK boundaries, pixel+semantic evidence model, recovery behavior, reporting/export model, architecture, risks, resolved decisions, and Go/No-Go criteria before production coding.</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Document hierarchy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English = master. Russian = synchronized localization. Product decisions are made in English first and mirrored into Russian.</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166"/>
      </w:tblGrid>
      <w:tr>
        <w:trPr>
          <w:tblHeader w:val="true"/>
          <w:cantSplit/>
          <w:cantSplit/>
          <w:cantSplit/>
          <w:cantSplit/>
          <w:tblHeader w:val="true"/>
        </w:trPr>
        <w:tc>
          <w:tcPr>
            <w:shd w:fill="DDE7F0"/>
            <w:tcBorders>
              <w:top w:val="nil"/>
              <w:left w:val="single" w:sz="18" w:color="2F6FED"/>
              <w:bottom w:val="nil"/>
              <w:right w:val="nil"/>
            </w:tcBorders>
            <w:tcMar>
              <w:top w:w="45" w:type="dxa"/>
              <w:start w:w="65" w:type="dxa"/>
              <w:bottom w:w="45" w:type="dxa"/>
              <w:end w:w="65" w:type="dxa"/>
              <w:left w:w="65" w:type="dxa"/>
              <w:right w:w="65" w:type="dxa"/>
            </w:tcMar>
            <w:vAlign w:val="center"/>
          </w:tcPr>
          <w:p>
            <w:pPr>
              <w:spacing w:after="20" w:before="0" w:line="240" w:lineRule="auto"/>
            </w:pPr>
            <w:r>
              <w:rPr>
                <w:rFonts w:ascii="Liberation Sans" w:hAnsi="Liberation Sans" w:eastAsia="Liberation Sans" w:cs="Liberation Sans"/>
                <w:b/>
                <w:color w:val="183B56"/>
                <w:sz w:val="17"/>
              </w:rPr>
              <w:t>Core project rule</w:t>
              <w:br/>
              <w:t>We do not build a large SaaS or a heavy native desktop client until the browser MVP proves that real QA engineers can capture and report real bugs faster, with acceptable privacy and reliability, than with their current workflow.</w:t>
            </w:r>
          </w:p>
        </w:tc>
      </w:tr>
    </w:tbl>
    <w:p>
      <w:pPr>
        <w:widowControl/>
        <w:spacing w:after="60" w:line="247" w:lineRule="auto"/>
      </w:pPr>
    </w:p>
    <w:p>
      <w:pPr>
        <w:pStyle w:val="Heading1"/>
        <w:keepNext/>
        <w:widowControl/>
      </w:pPr>
      <w:r>
        <w:rPr>
          <w:rFonts w:ascii="Liberation Sans" w:hAnsi="Liberation Sans" w:eastAsia="Liberation Sans" w:cs="Liberation Sans"/>
          <w:b/>
          <w:color w:val="183B56"/>
          <w:sz w:val="33"/>
        </w:rPr>
        <w:t>Table of Contents</w:t>
      </w:r>
    </w:p>
    <w:p>
      <w:pPr>
        <w:spacing w:before="0" w:after="100"/>
      </w:pPr>
      <w:commentRangeStart w:id="3"/>
      <w:r>
        <w:rPr>
          <w:i/>
          <w:sz w:val="17"/>
        </w:rPr>
        <w:t>Click any entry to jump directly to the section. Page numbers correspond to this document revision.</w:t>
      </w:r>
      <w:commentRangeEnd w:id="3"/>
      <w:r>
        <w:rPr>
          <w:rStyle w:val="CommentReference"/>
        </w:rPr>
        <w:commentReference w:id="3"/>
      </w:r>
    </w:p>
    <w:p>
      <w:pPr>
        <w:pStyle w:val="TOCEntryClean"/>
        <w:tabs>
          <w:tab w:pos="10066" w:val="right" w:leader="dot"/>
        </w:tabs>
      </w:pPr>
      <w:hyperlink w:anchor="rd_h1_01" w:history="1">
        <w:r>
          <w:rPr>
            <w:color w:val="1F4E79"/>
            <w:u w:val="none"/>
          </w:rPr>
          <w:t>1. Executive summary</w:t>
        </w:r>
      </w:hyperlink>
      <w:r>
        <w:tab/>
      </w:r>
      <w:r>
        <w:rPr>
          <w:sz w:val="18"/>
        </w:rPr>
        <w:t>2</w:t>
      </w:r>
    </w:p>
    <w:p>
      <w:pPr>
        <w:pStyle w:val="TOCEntryClean"/>
        <w:tabs>
          <w:tab w:pos="10066" w:val="right" w:leader="dot"/>
        </w:tabs>
      </w:pPr>
      <w:hyperlink w:anchor="rd_h1_02" w:history="1">
        <w:r>
          <w:rPr>
            <w:color w:val="1F4E79"/>
            <w:u w:val="none"/>
          </w:rPr>
          <w:t>2. Problem and opportunity</w:t>
        </w:r>
      </w:hyperlink>
      <w:r>
        <w:tab/>
      </w:r>
      <w:r>
        <w:rPr>
          <w:sz w:val="18"/>
        </w:rPr>
        <w:t>4</w:t>
      </w:r>
    </w:p>
    <w:p>
      <w:pPr>
        <w:pStyle w:val="TOCEntryClean"/>
        <w:tabs>
          <w:tab w:pos="10066" w:val="right" w:leader="dot"/>
        </w:tabs>
      </w:pPr>
      <w:hyperlink w:anchor="rd_h1_03" w:history="1">
        <w:r>
          <w:rPr>
            <w:color w:val="1F4E79"/>
            <w:u w:val="none"/>
          </w:rPr>
          <w:t>3. Product hypothesis and positioning</w:t>
        </w:r>
      </w:hyperlink>
      <w:r>
        <w:tab/>
      </w:r>
      <w:r>
        <w:rPr>
          <w:sz w:val="18"/>
        </w:rPr>
        <w:t>4</w:t>
      </w:r>
    </w:p>
    <w:p>
      <w:pPr>
        <w:pStyle w:val="TOCEntryClean"/>
        <w:tabs>
          <w:tab w:pos="10066" w:val="right" w:leader="dot"/>
        </w:tabs>
      </w:pPr>
      <w:hyperlink w:anchor="rd_h1_04" w:history="1">
        <w:r>
          <w:rPr>
            <w:color w:val="1F4E79"/>
            <w:u w:val="none"/>
          </w:rPr>
          <w:t>4. Target audience and personas</w:t>
        </w:r>
      </w:hyperlink>
      <w:r>
        <w:tab/>
      </w:r>
      <w:r>
        <w:rPr>
          <w:sz w:val="18"/>
        </w:rPr>
        <w:t>5</w:t>
      </w:r>
    </w:p>
    <w:p>
      <w:pPr>
        <w:pStyle w:val="TOCEntryClean"/>
        <w:tabs>
          <w:tab w:pos="10066" w:val="right" w:leader="dot"/>
        </w:tabs>
      </w:pPr>
      <w:hyperlink w:anchor="rd_h1_05" w:history="1">
        <w:r>
          <w:rPr>
            <w:color w:val="1F4E79"/>
            <w:u w:val="none"/>
          </w:rPr>
          <w:t>5. Jobs To Be Done</w:t>
        </w:r>
      </w:hyperlink>
      <w:r>
        <w:tab/>
      </w:r>
      <w:r>
        <w:rPr>
          <w:sz w:val="18"/>
        </w:rPr>
        <w:t>6</w:t>
      </w:r>
    </w:p>
    <w:p>
      <w:pPr>
        <w:pStyle w:val="TOCEntryClean"/>
        <w:tabs>
          <w:tab w:pos="10066" w:val="right" w:leader="dot"/>
        </w:tabs>
      </w:pPr>
      <w:hyperlink w:anchor="rd_h1_06" w:history="1">
        <w:r>
          <w:rPr>
            <w:color w:val="1F4E79"/>
            <w:u w:val="none"/>
          </w:rPr>
          <w:t>6. Product principles</w:t>
        </w:r>
      </w:hyperlink>
      <w:r>
        <w:tab/>
      </w:r>
      <w:r>
        <w:rPr>
          <w:sz w:val="18"/>
        </w:rPr>
        <w:t>6</w:t>
      </w:r>
    </w:p>
    <w:p>
      <w:pPr>
        <w:pStyle w:val="TOCEntryClean"/>
        <w:tabs>
          <w:tab w:pos="10066" w:val="right" w:leader="dot"/>
        </w:tabs>
      </w:pPr>
      <w:hyperlink w:anchor="rd_h1_07" w:history="1">
        <w:r>
          <w:rPr>
            <w:color w:val="1F4E79"/>
            <w:u w:val="none"/>
          </w:rPr>
          <w:t>7. User scenarios</w:t>
        </w:r>
      </w:hyperlink>
      <w:r>
        <w:tab/>
      </w:r>
      <w:r>
        <w:rPr>
          <w:sz w:val="18"/>
        </w:rPr>
        <w:t>7</w:t>
      </w:r>
    </w:p>
    <w:p>
      <w:pPr>
        <w:pStyle w:val="TOCEntryClean"/>
        <w:tabs>
          <w:tab w:pos="10066" w:val="right" w:leader="dot"/>
        </w:tabs>
      </w:pPr>
      <w:hyperlink w:anchor="rd_h1_08" w:history="1">
        <w:r>
          <w:rPr>
            <w:color w:val="1F4E79"/>
            <w:u w:val="none"/>
          </w:rPr>
          <w:t>8. Scope: MVP, next versions, and Out of Scope</w:t>
        </w:r>
      </w:hyperlink>
      <w:r>
        <w:tab/>
      </w:r>
      <w:r>
        <w:rPr>
          <w:sz w:val="18"/>
        </w:rPr>
        <w:t>9</w:t>
      </w:r>
    </w:p>
    <w:p>
      <w:pPr>
        <w:pStyle w:val="TOCEntryClean"/>
        <w:tabs>
          <w:tab w:pos="10066" w:val="right" w:leader="dot"/>
        </w:tabs>
      </w:pPr>
      <w:hyperlink w:anchor="rd_h1_09" w:history="1">
        <w:r>
          <w:rPr>
            <w:color w:val="1F4E79"/>
            <w:u w:val="none"/>
          </w:rPr>
          <w:t>9. MVP functional requirements</w:t>
        </w:r>
      </w:hyperlink>
      <w:r>
        <w:tab/>
      </w:r>
      <w:r>
        <w:rPr>
          <w:sz w:val="18"/>
        </w:rPr>
        <w:t>11</w:t>
      </w:r>
    </w:p>
    <w:p>
      <w:pPr>
        <w:pStyle w:val="TOCEntryClean"/>
        <w:tabs>
          <w:tab w:pos="10066" w:val="right" w:leader="dot"/>
        </w:tabs>
      </w:pPr>
      <w:hyperlink w:anchor="rd_h1_10" w:history="1">
        <w:r>
          <w:rPr>
            <w:color w:val="1F4E79"/>
            <w:u w:val="none"/>
          </w:rPr>
          <w:t>10. Non-functional requirements</w:t>
        </w:r>
      </w:hyperlink>
      <w:r>
        <w:tab/>
      </w:r>
      <w:r>
        <w:rPr>
          <w:sz w:val="18"/>
        </w:rPr>
        <w:t>17</w:t>
      </w:r>
    </w:p>
    <w:p>
      <w:pPr>
        <w:pStyle w:val="TOCEntryClean"/>
        <w:tabs>
          <w:tab w:pos="10066" w:val="right" w:leader="dot"/>
        </w:tabs>
      </w:pPr>
      <w:hyperlink w:anchor="rd_h1_11" w:history="1">
        <w:r>
          <w:rPr>
            <w:color w:val="1F4E79"/>
            <w:u w:val="none"/>
          </w:rPr>
          <w:t>11. Privacy, security, and enterprise constraints</w:t>
        </w:r>
      </w:hyperlink>
      <w:r>
        <w:tab/>
      </w:r>
      <w:r>
        <w:rPr>
          <w:sz w:val="18"/>
        </w:rPr>
        <w:t>18</w:t>
      </w:r>
    </w:p>
    <w:p>
      <w:pPr>
        <w:pStyle w:val="TOCEntryClean"/>
        <w:tabs>
          <w:tab w:pos="10066" w:val="right" w:leader="dot"/>
        </w:tabs>
      </w:pPr>
      <w:hyperlink w:anchor="rd_h1_12" w:history="1">
        <w:r>
          <w:rPr>
            <w:color w:val="1F4E79"/>
            <w:u w:val="none"/>
          </w:rPr>
          <w:t>12. Technical architecture</w:t>
        </w:r>
      </w:hyperlink>
      <w:r>
        <w:tab/>
      </w:r>
      <w:r>
        <w:rPr>
          <w:sz w:val="18"/>
        </w:rPr>
        <w:t>19</w:t>
      </w:r>
    </w:p>
    <w:p>
      <w:pPr>
        <w:pStyle w:val="TOCEntryClean"/>
        <w:tabs>
          <w:tab w:pos="10066" w:val="right" w:leader="dot"/>
        </w:tabs>
      </w:pPr>
      <w:hyperlink w:anchor="rd_h1_13" w:history="1">
        <w:r>
          <w:rPr>
            <w:color w:val="1F4E79"/>
            <w:u w:val="none"/>
          </w:rPr>
          <w:t>13. Data model and bug package</w:t>
        </w:r>
      </w:hyperlink>
      <w:r>
        <w:tab/>
      </w:r>
      <w:r>
        <w:rPr>
          <w:sz w:val="18"/>
        </w:rPr>
        <w:t>22</w:t>
      </w:r>
    </w:p>
    <w:p>
      <w:pPr>
        <w:pStyle w:val="TOCEntryClean"/>
        <w:tabs>
          <w:tab w:pos="10066" w:val="right" w:leader="dot"/>
        </w:tabs>
      </w:pPr>
      <w:hyperlink w:anchor="rd_h1_14" w:history="1">
        <w:r>
          <w:rPr>
            <w:color w:val="1F4E79"/>
            <w:u w:val="none"/>
          </w:rPr>
          <w:t>14. UX and screens</w:t>
        </w:r>
      </w:hyperlink>
      <w:r>
        <w:tab/>
      </w:r>
      <w:r>
        <w:rPr>
          <w:sz w:val="18"/>
        </w:rPr>
        <w:t>23</w:t>
      </w:r>
    </w:p>
    <w:p>
      <w:pPr>
        <w:pStyle w:val="TOCEntryClean"/>
        <w:tabs>
          <w:tab w:pos="10066" w:val="right" w:leader="dot"/>
        </w:tabs>
      </w:pPr>
      <w:hyperlink w:anchor="rd_h1_15" w:history="1">
        <w:r>
          <w:rPr>
            <w:color w:val="1F4E79"/>
            <w:u w:val="none"/>
          </w:rPr>
          <w:t>15. Integrations and AI roadmap</w:t>
        </w:r>
      </w:hyperlink>
      <w:r>
        <w:tab/>
      </w:r>
      <w:r>
        <w:rPr>
          <w:sz w:val="18"/>
        </w:rPr>
        <w:t>24</w:t>
      </w:r>
    </w:p>
    <w:p>
      <w:pPr>
        <w:pStyle w:val="TOCEntryClean"/>
        <w:tabs>
          <w:tab w:pos="10066" w:val="right" w:leader="dot"/>
        </w:tabs>
      </w:pPr>
      <w:hyperlink w:anchor="rd_h1_16" w:history="1">
        <w:r>
          <w:rPr>
            <w:color w:val="1F4E79"/>
            <w:u w:val="none"/>
          </w:rPr>
          <w:t>16. Competitive landscape</w:t>
        </w:r>
      </w:hyperlink>
      <w:r>
        <w:tab/>
      </w:r>
      <w:r>
        <w:rPr>
          <w:sz w:val="18"/>
        </w:rPr>
        <w:t>25</w:t>
      </w:r>
    </w:p>
    <w:p>
      <w:pPr>
        <w:pStyle w:val="TOCEntryClean"/>
        <w:tabs>
          <w:tab w:pos="10066" w:val="right" w:leader="dot"/>
        </w:tabs>
      </w:pPr>
      <w:hyperlink w:anchor="rd_h1_17" w:history="1">
        <w:r>
          <w:rPr>
            <w:color w:val="1F4E79"/>
            <w:u w:val="none"/>
          </w:rPr>
          <w:t>17. Monetization and business model</w:t>
        </w:r>
      </w:hyperlink>
      <w:r>
        <w:tab/>
      </w:r>
      <w:r>
        <w:rPr>
          <w:sz w:val="18"/>
        </w:rPr>
        <w:t>26</w:t>
      </w:r>
    </w:p>
    <w:p>
      <w:pPr>
        <w:pStyle w:val="TOCEntryClean"/>
        <w:tabs>
          <w:tab w:pos="10066" w:val="right" w:leader="dot"/>
        </w:tabs>
      </w:pPr>
      <w:hyperlink w:anchor="rd_h1_18" w:history="1">
        <w:r>
          <w:rPr>
            <w:color w:val="1F4E79"/>
            <w:u w:val="none"/>
          </w:rPr>
          <w:t>18. Go-to-market and validation</w:t>
        </w:r>
      </w:hyperlink>
      <w:r>
        <w:tab/>
      </w:r>
      <w:r>
        <w:rPr>
          <w:sz w:val="18"/>
        </w:rPr>
        <w:t>26</w:t>
      </w:r>
    </w:p>
    <w:p>
      <w:pPr>
        <w:pStyle w:val="TOCEntryClean"/>
        <w:tabs>
          <w:tab w:pos="10066" w:val="right" w:leader="dot"/>
        </w:tabs>
      </w:pPr>
      <w:hyperlink w:anchor="rd_h1_19" w:history="1">
        <w:r>
          <w:rPr>
            <w:color w:val="1F4E79"/>
            <w:u w:val="none"/>
          </w:rPr>
          <w:t>19. Success metrics</w:t>
        </w:r>
      </w:hyperlink>
      <w:r>
        <w:tab/>
      </w:r>
      <w:r>
        <w:rPr>
          <w:sz w:val="18"/>
        </w:rPr>
        <w:t>27</w:t>
      </w:r>
    </w:p>
    <w:p>
      <w:pPr>
        <w:pStyle w:val="TOCEntryClean"/>
        <w:tabs>
          <w:tab w:pos="10066" w:val="right" w:leader="dot"/>
        </w:tabs>
      </w:pPr>
      <w:hyperlink w:anchor="rd_h1_20" w:history="1">
        <w:r>
          <w:rPr>
            <w:color w:val="1F4E79"/>
            <w:u w:val="none"/>
          </w:rPr>
          <w:t>20. Development plan</w:t>
        </w:r>
      </w:hyperlink>
      <w:r>
        <w:tab/>
      </w:r>
      <w:r>
        <w:rPr>
          <w:sz w:val="18"/>
        </w:rPr>
        <w:t>28</w:t>
      </w:r>
    </w:p>
    <w:p>
      <w:pPr>
        <w:pStyle w:val="TOCEntryClean"/>
        <w:tabs>
          <w:tab w:pos="10066" w:val="right" w:leader="dot"/>
        </w:tabs>
      </w:pPr>
      <w:hyperlink w:anchor="rd_h1_21" w:history="1">
        <w:r>
          <w:rPr>
            <w:color w:val="1F4E79"/>
            <w:u w:val="none"/>
          </w:rPr>
          <w:t>21. Testing strategy</w:t>
        </w:r>
      </w:hyperlink>
      <w:r>
        <w:tab/>
      </w:r>
      <w:r>
        <w:rPr>
          <w:sz w:val="18"/>
        </w:rPr>
        <w:t>30</w:t>
      </w:r>
    </w:p>
    <w:p>
      <w:pPr>
        <w:pStyle w:val="TOCEntryClean"/>
        <w:tabs>
          <w:tab w:pos="10066" w:val="right" w:leader="dot"/>
        </w:tabs>
      </w:pPr>
      <w:hyperlink w:anchor="rd_h1_22" w:history="1">
        <w:r>
          <w:rPr>
            <w:color w:val="1F4E79"/>
            <w:u w:val="none"/>
          </w:rPr>
          <w:t>22. Risks and mitigations</w:t>
        </w:r>
      </w:hyperlink>
      <w:r>
        <w:tab/>
      </w:r>
      <w:r>
        <w:rPr>
          <w:sz w:val="18"/>
        </w:rPr>
        <w:t>32</w:t>
      </w:r>
    </w:p>
    <w:p>
      <w:pPr>
        <w:pStyle w:val="TOCEntryClean"/>
        <w:tabs>
          <w:tab w:pos="10066" w:val="right" w:leader="dot"/>
        </w:tabs>
      </w:pPr>
      <w:hyperlink w:anchor="rd_h1_23" w:history="1">
        <w:r>
          <w:rPr>
            <w:color w:val="1F4E79"/>
            <w:u w:val="none"/>
          </w:rPr>
          <w:t>23. Economic hypotheses</w:t>
        </w:r>
      </w:hyperlink>
      <w:r>
        <w:tab/>
      </w:r>
      <w:r>
        <w:rPr>
          <w:sz w:val="18"/>
        </w:rPr>
        <w:t>33</w:t>
      </w:r>
    </w:p>
    <w:p>
      <w:pPr>
        <w:pStyle w:val="TOCEntryClean"/>
        <w:tabs>
          <w:tab w:pos="10066" w:val="right" w:leader="dot"/>
        </w:tabs>
      </w:pPr>
      <w:hyperlink w:anchor="rd_h1_24" w:history="1">
        <w:r>
          <w:rPr>
            <w:color w:val="1F4E79"/>
            <w:u w:val="none"/>
          </w:rPr>
          <w:t>24. Naming, legal, and trust</w:t>
        </w:r>
      </w:hyperlink>
      <w:r>
        <w:tab/>
      </w:r>
      <w:r>
        <w:rPr>
          <w:sz w:val="18"/>
        </w:rPr>
        <w:t>34</w:t>
      </w:r>
    </w:p>
    <w:p>
      <w:pPr>
        <w:pStyle w:val="TOCEntryClean"/>
        <w:tabs>
          <w:tab w:pos="10066" w:val="right" w:leader="dot"/>
        </w:tabs>
      </w:pPr>
      <w:hyperlink w:anchor="rd_h1_25" w:history="1">
        <w:r>
          <w:rPr>
            <w:color w:val="1F4E79"/>
            <w:u w:val="none"/>
          </w:rPr>
          <w:t>25. Decision log</w:t>
        </w:r>
      </w:hyperlink>
      <w:r>
        <w:tab/>
      </w:r>
      <w:r>
        <w:rPr>
          <w:sz w:val="18"/>
        </w:rPr>
        <w:t>34</w:t>
      </w:r>
    </w:p>
    <w:p>
      <w:pPr>
        <w:pStyle w:val="TOCEntryClean"/>
        <w:tabs>
          <w:tab w:pos="10066" w:val="right" w:leader="dot"/>
        </w:tabs>
      </w:pPr>
      <w:hyperlink w:anchor="rd_h1_26" w:history="1">
        <w:r>
          <w:rPr>
            <w:color w:val="1F4E79"/>
            <w:u w:val="none"/>
          </w:rPr>
          <w:t>26. Open questions and Go/No-Go gates</w:t>
        </w:r>
      </w:hyperlink>
      <w:r>
        <w:tab/>
      </w:r>
      <w:r>
        <w:rPr>
          <w:sz w:val="18"/>
        </w:rPr>
        <w:t>37</w:t>
      </w:r>
    </w:p>
    <w:p>
      <w:pPr>
        <w:pStyle w:val="TOCEntryClean"/>
        <w:tabs>
          <w:tab w:pos="10066" w:val="right" w:leader="dot"/>
        </w:tabs>
      </w:pPr>
      <w:hyperlink w:anchor="rd_h1_27" w:history="1">
        <w:r>
          <w:rPr>
            <w:color w:val="1F4E79"/>
            <w:u w:val="none"/>
          </w:rPr>
          <w:t>Document Legend / Glossary</w:t>
        </w:r>
      </w:hyperlink>
      <w:r>
        <w:tab/>
      </w:r>
      <w:r>
        <w:rPr>
          <w:sz w:val="18"/>
        </w:rPr>
        <w:t>38</w:t>
      </w:r>
    </w:p>
    <w:p>
      <w:pPr>
        <w:pStyle w:val="TOCEntryClean"/>
        <w:tabs>
          <w:tab w:pos="10066" w:val="right" w:leader="dot"/>
        </w:tabs>
      </w:pPr>
      <w:hyperlink w:anchor="rd_h1_28" w:history="1">
        <w:r>
          <w:rPr>
            <w:color w:val="1F4E79"/>
            <w:u w:val="none"/>
          </w:rPr>
          <w:t>Appendix A. Sources and external validation</w:t>
        </w:r>
      </w:hyperlink>
      <w:r>
        <w:tab/>
      </w:r>
      <w:r>
        <w:rPr>
          <w:sz w:val="18"/>
        </w:rPr>
        <w:t>40</w:t>
      </w:r>
    </w:p>
    <w:p>
      <w:pPr>
        <w:pStyle w:val="Heading1"/>
        <w:keepNext/>
        <w:widowControl/>
      </w:pPr>
      <w:bookmarkStart w:id="201" w:name="rd_h1_01"/>
      <w:r>
        <w:rPr>
          <w:rFonts w:ascii="Liberation Sans" w:hAnsi="Liberation Sans" w:eastAsia="Liberation Sans" w:cs="Liberation Sans"/>
          <w:b/>
          <w:color w:val="183B56"/>
          <w:sz w:val="33"/>
        </w:rPr>
        <w:t>1. Executive summary</w:t>
      </w:r>
      <w:bookmarkEnd w:id="201"/>
    </w:p>
    <w:p>
      <w:pPr>
        <w:spacing w:after="60" w:line="247" w:lineRule="auto"/>
      </w:pPr>
      <w:r>
        <w:rPr>
          <w:rFonts w:ascii="Liberation Sans" w:hAnsi="Liberation Sans" w:eastAsia="Liberation Sans" w:cs="Liberation Sans"/>
          <w:b w:val="0"/>
          <w:i w:val="0"/>
          <w:color w:val="202124"/>
          <w:sz w:val="19"/>
        </w:rPr>
        <w:t>ReproDesk is a privacy-first bug-capture and reporting product for enterprise QA. The product now follows a browser-first rollout: the first production implementation is a Google Chrome Manifest V3 extension, with Microsoft Edge next because of Chromium API compatibility. Native desktop capture remains strategically important, but it follows browser validation instead of blocking the first usable product.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Core promise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Unexpected bug: preserve what already happened. Known bug: start a Repro Session and let ReproDesk document the full reproduction path. In both cases, keep capture inside the approved target and finish with a structured report instead of reconstructing the bug from memory.</w:t>
            </w:r>
          </w:p>
        </w:tc>
      </w:tr>
    </w:tbl>
    <w:p>
      <w:pPr>
        <w:spacing w:after="60" w:line="247" w:lineRule="auto"/>
      </w:pPr>
      <w:r>
        <w:rPr>
          <w:rFonts w:ascii="Liberation Sans" w:hAnsi="Liberation Sans" w:eastAsia="Liberation Sans" w:cs="Liberation Sans"/>
          <w:b w:val="0"/>
          <w:i w:val="0"/>
          <w:color w:val="202124"/>
          <w:sz w:val="19"/>
        </w:rPr>
        <w:t>The product should not compete as a generic screen recorder or a generic browser feedback extension. The intended value is reducing the path from “I saw a bug” to “the developer received useful, reproducible evidence” while respecting enterprise privacy. Browser-first materially increases competitive pressure, so differentiation must be validated around the two core video workflows (Instant Replay and Repro Session), an optional Screenshot-only evidence path, target isolation, transparent state, structured semantics, crash-safe evidence, flexible company reporting formats, and local-first operation.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Component</w:t>
            </w:r>
          </w:p>
        </w:tc>
        <w:tc>
          <w:tcPr>
            <w:vAlign w:val="center"/>
            <w:tcMar>
              <w:top w:w="45" w:type="dxa"/>
              <w:start w:w="65" w:type="dxa"/>
              <w:bottom w:w="45" w:type="dxa"/>
              <w:end w:w="65" w:type="dxa"/>
              <w:left w:w="65" w:type="dxa"/>
              <w:right w:w="65" w:type="dxa"/>
            </w:tcMar>
            <w:shd w:fill="DDE7F0"/>
          </w:tcPr>
          <w:p>
            <w:pPr>
              <w:spacing w:before="0" w:after="20" w:line="240" w:lineRule="auto"/>
            </w:pPr>
            <w:r>
              <w:rPr>
                <w:b/>
                <w:sz w:val="17"/>
              </w:rPr>
              <w:t>v0.2.4 decision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Initial product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Google Chrome extension first; Microsoft Edge next. Browser MVP works as a standalone Chrome extension; no separate desktop application or native background agent is required.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Primary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Enterprise Chromium web applications used by manual QA teams.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modes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 deliberate Repro Session are the two video workflows; Screenshot-only is a lightweight no-video evidence mode. All share one session/evidence/report model.</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replay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90 seconds, configurable 30/60/90/120 seconds; 5-second post-trigger tail by default.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-&gt; Finish; optional 30-second pre-session context; Pause/Resume; markers; screenshots; crash-safe end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boundary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Target Profile at a time. Record only approved tab/web-target content. Leaving scope causes Privacy Pause; unrelated tabs/apps/notifications never become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keyboard event/content capture in the MVP; no clipboard; no editable-field values. DOM semantics are filtered before persistence.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Visible state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Extension badge + side-panel truth state: Inactive / Armed / Recording + timer / Screenshot-only / Privacy Paused / AFK / Manual Paused / Target Ended / Error or Not Recording.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Shared Report Model -&gt; full Evidence Package plus standalone report exports. Default templates are provided; custom templates are supported in the pilot reporting layer.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desktop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Later expansion: Windows first. C#/.NET + native capture worker remains the working direction; native app version may be included by user setting when reliably detectable.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Cloud / AI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Not required for the core browser MVP. AI may enrich reports later, never define privacy policy.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Jira / Azure DevOps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Remembered roadmap item after workflow validation; not a prerequisite for the capture MVP.</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Network/Console/Runtime diagnostics are deferred behind explicit permission, privacy and enterprise-policy validation.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Differentiation hypothesis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Combine real approved-tab pixel video with privacy-filtered DOM/navigation semantics. Phase 0 must prove this is useful enough to justify the resource cost versus DOM-reconstructed replay products.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Multi-tab truth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 Target Profile may approve multiple related tabs/origins semantically, but Active Video Target is tracked separately because Chrome tabCapture is user-gesture/activeTab constrained.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privacy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claim that rendered PII disappears merely because DOM/input values are filtered. Baseline stays local through Review; pilot adds manual redaction/blur; automatic masking is later.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Use a persistent Recovery Journal so Chrome/extension/offscreen interruption can reopen the last committed evidence as a Recovered Session.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Audio/camera</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OFF in baseline. Microphone and camera OUT of MVP and no permissions are requested for them.</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Central reusable configuration: approved domains/tabs, environment, replay/pre-session settings, privacy policy, report template, custom fields, filename/export defaults.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vs control plane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Future licensing/team policy may use a control plane, while bug evidence remains a separate local/customer-controlled plane by default.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Long-running Armed</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Armed mode remains a fixed-duration ring buffer (default 90 sec) for an entire active workday; temporary media/events age out continuously. AFK suspends capture/encoding when the machine is idle or locked instead of producing meaningless churn.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Pinned evidence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the selected pre-trigger window + post-trigger tail; saved/pinned evidence is never silently evicted to keep temporary rolling capture alive.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Storage architecture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Working direction: IndexedDB for structured metadata/index/journal + OPFS for large media artifacts, verified by Phase 0 quota/performance/recovery spikes.</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Session -&gt; reports</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may produce multiple independent Bug Reports. Reports share immutable/source evidence references but keep their own fields, evidence selection, template, filename and future tracker destination.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One export action may generate multiple standalone formats (for example DOCX + XLSX) with independent templates, filenames and validation per format.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Marker 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Adding a user marker captures a screenshot asynchronously by default; the behavior is configurable per user/Target Profile.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Chrome support policy</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Architecture floor is Chrome 116 for the current service-worker -&gt; offscreen tabCapture pattern; shipping support targets current stable + previous two major releases and is re-evaluated at release.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Pilot distribution</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Chrome Web Store for ordinary pilots plus enterprise policy deployment/allow/force-install paths for managed environments.</w:t>
            </w:r>
          </w:p>
        </w:tc>
      </w:tr>
      <w:tr>
        <w:trPr>
          <w:cantSplit/>
        </w:trPr>
        <w:tc>
          <w:tcPr>
            <w:tcW w:type="dxa" w:w="5141"/>
            <w:vAlign w:val="center"/>
          </w:tcPr>
          <w:p>
            <w:pPr>
              <w:spacing w:before="0" w:after="0"/>
            </w:pPr>
            <w:r>
              <w:rPr>
                <w:sz w:val="17"/>
              </w:rPr>
              <w:t>AFK Mode</w:t>
            </w:r>
          </w:p>
        </w:tc>
        <w:tc>
          <w:tcPr>
            <w:tcW w:type="dxa" w:w="5141"/>
            <w:vAlign w:val="center"/>
          </w:tcPr>
          <w:p>
            <w:pPr>
              <w:spacing w:before="0" w:after="0"/>
            </w:pPr>
            <w:r>
              <w:rPr>
                <w:sz w:val="17"/>
              </w:rPr>
              <w:t>Distinct visible state from Privacy Pause and Manual Pause. Locked enters AFK immediately; unlocked idle uses a configurable threshold (working default 10 min). Armed may auto-resume on activity if the approved target is still active; an AFK-paused Repro Session requires explicit Resume or Finish.</w:t>
            </w:r>
          </w:p>
        </w:tc>
      </w:tr>
      <w:tr>
        <w:trPr>
          <w:cantSplit/>
        </w:trPr>
        <w:tc>
          <w:tcPr>
            <w:tcW w:type="dxa" w:w="5141"/>
            <w:vAlign w:val="center"/>
          </w:tcPr>
          <w:p>
            <w:pPr>
              <w:spacing w:before="0" w:after="0"/>
            </w:pPr>
            <w:r>
              <w:rPr>
                <w:sz w:val="17"/>
              </w:rPr>
              <w:t>Screenshot-only mode</w:t>
            </w:r>
          </w:p>
        </w:tc>
        <w:tc>
          <w:tcPr>
            <w:tcW w:type="dxa" w:w="5141"/>
            <w:vAlign w:val="center"/>
          </w:tcPr>
          <w:p>
            <w:pPr>
              <w:spacing w:before="0" w:after="0"/>
            </w:pPr>
            <w:r>
              <w:rPr>
                <w:sz w:val="17"/>
              </w:rPr>
              <w:t>Video/encoder OFF; manual target screenshots remain available with timestamped session/target/environment/browser/timeline metadata and permitted semantic context. Browser MVP uses a Screenshot button + supported configurable extension shortcut rather than promising the physical Print Screen key.</w:t>
            </w:r>
          </w:p>
        </w:tc>
      </w:tr>
      <w:tr>
        <w:trPr>
          <w:cantSplit/>
        </w:trPr>
        <w:tc>
          <w:tcPr>
            <w:tcW w:type="dxa" w:w="5141"/>
            <w:vAlign w:val="center"/>
          </w:tcPr>
          <w:p>
            <w:pPr>
              <w:spacing w:before="0" w:after="0"/>
            </w:pPr>
            <w:r>
              <w:rPr>
                <w:sz w:val="17"/>
              </w:rPr>
              <w:t>Screenshot editor</w:t>
            </w:r>
          </w:p>
        </w:tc>
        <w:tc>
          <w:tcPr>
            <w:tcW w:type="dxa" w:w="5141"/>
            <w:vAlign w:val="center"/>
          </w:tcPr>
          <w:p>
            <w:pPr>
              <w:spacing w:before="0" w:after="0"/>
            </w:pPr>
            <w:r>
              <w:rPr>
                <w:sz w:val="17"/>
              </w:rPr>
              <w:t>Pilot reporting layer provides lightweight non-destructive arrows/shapes/text/colors/blur-redaction. Original screenshot remains immutable; annotations are stored separately and flattened only into export derivatives.</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Key browser architecture correction</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Manifest V3 service workers are intentionally ephemeral. ReproDesk must persist state and keep long-lived capture/media work outside the assumption of a permanently alive service worker; the working architecture uses a service worker for orchestration plus a content script and an offscreen capture document for media/blob work.</w:t>
            </w:r>
          </w:p>
        </w:tc>
      </w:tr>
    </w:tbl>
    <w:p>
      <w:pPr>
        <w:pStyle w:val="Heading1"/>
        <w:keepNext/>
        <w:widowControl/>
      </w:pPr>
      <w:bookmarkStart w:id="202" w:name="rd_h1_02"/>
      <w:r>
        <w:rPr>
          <w:rFonts w:ascii="Liberation Sans" w:hAnsi="Liberation Sans" w:eastAsia="Liberation Sans" w:cs="Liberation Sans"/>
          <w:b/>
          <w:color w:val="183B56"/>
          <w:sz w:val="33"/>
        </w:rPr>
        <w:t>2. Problem and opportunity</w:t>
      </w:r>
      <w:bookmarkEnd w:id="202"/>
    </w:p>
    <w:p>
      <w:pPr>
        <w:pStyle w:val="Heading2"/>
        <w:keepNext/>
        <w:widowControl/>
      </w:pPr>
      <w:r>
        <w:rPr>
          <w:rFonts w:ascii="Liberation Sans" w:hAnsi="Liberation Sans" w:eastAsia="Liberation Sans" w:cs="Liberation Sans"/>
          <w:b/>
          <w:color w:val="2F5597"/>
          <w:sz w:val="25"/>
        </w:rPr>
        <w:t>2.1. Current workflow</w:t>
      </w:r>
    </w:p>
    <w:p>
      <w:pPr>
        <w:widowControl/>
        <w:spacing w:after="60" w:line="247" w:lineRule="auto"/>
      </w:pPr>
      <w:r>
        <w:rPr>
          <w:rFonts w:ascii="Liberation Sans" w:hAnsi="Liberation Sans" w:eastAsia="Liberation Sans" w:cs="Liberation Sans"/>
          <w:color w:val="202124"/>
          <w:sz w:val="19"/>
        </w:rPr>
        <w:t>In many web QA teams, after discovering a defect, QA must reproduce it again, start a recording, repeat the steps, collect environment details, write Steps / Actual / Expected, and attach supporting artifacts. The most expensive part is not the video recording itself, but the lost context and the need to recreate something that already happened. A second problem appears with known bugs: the reproduction path may take several minutes or cross tabs/popups, so a fixed replay window is not sufficient even when the tester knows how to trigger the issue.</w:t>
      </w:r>
    </w:p>
    <w:p>
      <w:pPr>
        <w:pStyle w:val="ListBullet"/>
        <w:widowControl/>
        <w:spacing w:after="60" w:line="247" w:lineRule="auto"/>
        <w:ind w:left="288"/>
      </w:pPr>
      <w:r>
        <w:rPr>
          <w:rFonts w:ascii="Liberation Sans" w:hAnsi="Liberation Sans" w:eastAsia="Liberation Sans" w:cs="Liberation Sans"/>
          <w:color w:val="202124"/>
          <w:sz w:val="19"/>
        </w:rPr>
        <w:t>The bug may be intermittent or impossible to reproduce a second time.</w:t>
      </w:r>
    </w:p>
    <w:p>
      <w:pPr>
        <w:pStyle w:val="ListBullet"/>
        <w:widowControl/>
        <w:spacing w:after="60" w:line="247" w:lineRule="auto"/>
        <w:ind w:left="288"/>
      </w:pPr>
      <w:r>
        <w:rPr>
          <w:rFonts w:ascii="Liberation Sans" w:hAnsi="Liberation Sans" w:eastAsia="Liberation Sans" w:cs="Liberation Sans"/>
          <w:color w:val="202124"/>
          <w:sz w:val="19"/>
        </w:rPr>
        <w:t>The tester reconstructs the steps from memory, so the report is incomplete.</w:t>
      </w:r>
    </w:p>
    <w:p>
      <w:pPr>
        <w:pStyle w:val="ListBullet"/>
        <w:widowControl/>
        <w:spacing w:after="60" w:line="247" w:lineRule="auto"/>
        <w:ind w:left="288"/>
      </w:pPr>
      <w:r>
        <w:rPr>
          <w:rFonts w:ascii="Liberation Sans" w:hAnsi="Liberation Sans" w:eastAsia="Liberation Sans" w:cs="Liberation Sans"/>
          <w:color w:val="202124"/>
          <w:sz w:val="19"/>
        </w:rPr>
        <w:t>Video shows what happened, but not always exactly where the user clicked or which control was active.</w:t>
      </w:r>
    </w:p>
    <w:p>
      <w:pPr>
        <w:pStyle w:val="ListBullet"/>
        <w:widowControl/>
        <w:spacing w:after="60" w:line="247" w:lineRule="auto"/>
        <w:ind w:left="288"/>
      </w:pPr>
      <w:r>
        <w:rPr>
          <w:rFonts w:ascii="Liberation Sans" w:hAnsi="Liberation Sans" w:eastAsia="Liberation Sans" w:cs="Liberation Sans"/>
          <w:color w:val="202124"/>
          <w:sz w:val="19"/>
        </w:rPr>
        <w:t>The developer responds with “Cannot reproduce,” which starts another round of messages and diagnosis.</w:t>
      </w:r>
    </w:p>
    <w:p>
      <w:pPr>
        <w:pStyle w:val="ListBullet"/>
        <w:widowControl/>
        <w:spacing w:after="60" w:line="247" w:lineRule="auto"/>
        <w:ind w:left="288"/>
      </w:pPr>
      <w:r>
        <w:rPr>
          <w:rFonts w:ascii="Liberation Sans" w:hAnsi="Liberation Sans" w:eastAsia="Liberation Sans" w:cs="Liberation Sans"/>
          <w:color w:val="202124"/>
          <w:sz w:val="19"/>
        </w:rPr>
        <w:t>In native desktop and legacy products, browser console/network context is often unavailable or irrelevant; in modern web applications, however, browser-level DOM/navigation context can make reports significantly richer if collected safely.</w:t>
      </w:r>
    </w:p>
    <w:p>
      <w:pPr>
        <w:pStyle w:val="ListBullet"/>
        <w:spacing w:after="60" w:line="247" w:lineRule="auto"/>
      </w:pPr>
      <w:r>
        <w:rPr>
          <w:rFonts w:ascii="Liberation Sans" w:hAnsi="Liberation Sans" w:eastAsia="Liberation Sans" w:cs="Liberation Sans"/>
          <w:color w:val="202124"/>
          <w:sz w:val="19"/>
        </w:rPr>
        <w:t>For deliberate reproduction, the tester also spends time documenting a long path manually even though ReproDesk could observe that path directly while it happens.</w:t>
      </w:r>
    </w:p>
    <w:p>
      <w:pPr>
        <w:pStyle w:val="Heading2"/>
        <w:keepNext/>
        <w:widowControl/>
      </w:pPr>
      <w:r>
        <w:rPr>
          <w:rFonts w:ascii="Liberation Sans" w:hAnsi="Liberation Sans" w:eastAsia="Liberation Sans" w:cs="Liberation Sans"/>
          <w:b/>
          <w:color w:val="2F5597"/>
          <w:sz w:val="25"/>
        </w:rPr>
        <w:t>2.2. Why the idea makes sense now</w:t>
      </w:r>
    </w:p>
    <w:p>
      <w:pPr>
        <w:widowControl/>
        <w:spacing w:after="60" w:line="247" w:lineRule="auto"/>
      </w:pPr>
      <w:r>
        <w:rPr>
          <w:rFonts w:ascii="Liberation Sans" w:hAnsi="Liberation Sans" w:eastAsia="Liberation Sans" w:cs="Liberation Sans"/>
          <w:color w:val="202124"/>
          <w:sz w:val="19"/>
        </w:rPr>
        <w:t>The market has already validated the value of contextual bug capture: Jam, Bird Eats Bug, Marker.io, UIHike, and other products build their UX around recordings, steps, and automatically collected context. That is both good and bad news: teams are willing to pay for faster reporting, but “a screen recorder for bugs” is not a unique proposition by itself.</w:t>
      </w:r>
    </w:p>
    <w:p>
      <w:pPr>
        <w:widowControl/>
        <w:spacing w:after="60" w:line="247" w:lineRule="auto"/>
      </w:pPr>
      <w:r>
        <w:rPr>
          <w:rFonts w:ascii="Liberation Sans" w:hAnsi="Liberation Sans" w:eastAsia="Liberation Sans" w:cs="Liberation Sans"/>
          <w:color w:val="202124"/>
          <w:sz w:val="19"/>
        </w:rPr>
        <w:t>Another signal is that Microsoft has officially deprecated Steps Recorder and recommends other screen-recording tools. At the same time, newer tools such as Microsoft Skill Recorder show that extracting structured actions from desktop sessions is technically feasible and useful from a UX perspective.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166"/>
      </w:tblGrid>
      <w:tr>
        <w:trPr>
          <w:tblHeader w:val="true"/>
          <w:cantSplit/>
          <w:cantSplit/>
          <w:cantSplit/>
          <w:cantSplit/>
          <w:tblHeader w:val="true"/>
        </w:trPr>
        <w:tc>
          <w:tcPr>
            <w:shd w:fill="DDE7F0"/>
            <w:tcBorders>
              <w:top w:val="nil"/>
              <w:left w:val="single" w:sz="18" w:color="2F6FED"/>
              <w:bottom w:val="nil"/>
              <w:right w:val="nil"/>
            </w:tcBorders>
            <w:tcMar>
              <w:top w:w="45" w:type="dxa"/>
              <w:start w:w="65" w:type="dxa"/>
              <w:bottom w:w="45" w:type="dxa"/>
              <w:end w:w="65" w:type="dxa"/>
              <w:left w:w="65" w:type="dxa"/>
              <w:right w:w="65" w:type="dxa"/>
            </w:tcMar>
            <w:vAlign w:val="center"/>
          </w:tcPr>
          <w:p>
            <w:pPr>
              <w:spacing w:after="20" w:before="0" w:line="240" w:lineRule="auto"/>
            </w:pPr>
            <w:del w:id="9003" w:author="Claude" w:date="2026-10-07T12:00:00Z">
              <w:r>
                <w:rPr>
                  <w:rFonts w:ascii="Liberation Sans" w:hAnsi="Liberation Sans" w:eastAsia="Liberation Sans" w:cs="Liberation Sans"/>
                  <w:b/>
                  <w:color w:val="183B56"/>
                  <w:sz w:val="17"/>
                </w:rPr>
                <w:delText xml:space="preserve">Implication / Our wedge</w:delText>
              </w:r>
            </w:del>
            <w:ins w:id="9004" w:author="Claude" w:date="2026-10-07T12:00:00Z">
              <w:r>
                <w:rPr>
                  <w:rFonts w:ascii="Liberation Sans" w:hAnsi="Liberation Sans" w:eastAsia="Liberation Sans" w:cs="Liberation Sans"/>
                  <w:b/>
                  <w:color w:val="183B56"/>
                  <w:sz w:val="17"/>
                </w:rPr>
                <w:t xml:space="preserve">Implication: our wedge</w:t>
              </w:r>
            </w:ins>
            <w:r>
              <w:rPr>
                <w:rFonts w:ascii="Liberation Sans" w:hAnsi="Liberation Sans" w:eastAsia="Liberation Sans" w:cs="Liberation Sans"/>
                <w:b/>
                <w:color w:val="183B56"/>
                <w:sz w:val="17"/>
              </w:rPr>
              <w:t xml:space="preserve"> is not “screen recording.” It is two core video workflows (retroactive Instant Replay + deliberate Repro Session), an optional Screenshot-only evidence path, target-scoped privacy/AFK truth states, structured action context and local-first reporting. Native Windows adds UI/process/build semantics; Chromium web targets add tab/DOM/navigation context. Network/console diagnostics are a later advanced layer, not a prerequisite for the core workflow.</w:t>
            </w:r>
          </w:p>
        </w:tc>
      </w:tr>
    </w:tbl>
    <w:p>
      <w:pPr>
        <w:widowControl/>
        <w:spacing w:after="60" w:line="247" w:lineRule="auto"/>
      </w:pPr>
    </w:p>
    <w:p>
      <w:pPr>
        <w:pStyle w:val="Heading1"/>
        <w:keepNext/>
        <w:widowControl/>
      </w:pPr>
      <w:bookmarkStart w:id="203" w:name="rd_h1_03"/>
      <w:r>
        <w:rPr>
          <w:rFonts w:ascii="Liberation Sans" w:hAnsi="Liberation Sans" w:eastAsia="Liberation Sans" w:cs="Liberation Sans"/>
          <w:b/>
          <w:color w:val="183B56"/>
          <w:sz w:val="33"/>
        </w:rPr>
        <w:t>3. Product hypothesis and positioning</w:t>
      </w:r>
      <w:bookmarkEnd w:id="203"/>
    </w:p>
    <w:p>
      <w:pPr>
        <w:pStyle w:val="Heading2"/>
        <w:keepNext/>
      </w:pPr>
      <w:r>
        <w:rPr>
          <w:rFonts w:ascii="Liberation Sans" w:hAnsi="Liberation Sans" w:eastAsia="Liberation Sans" w:cs="Liberation Sans"/>
          <w:b/>
          <w:i w:val="0"/>
          <w:color w:val="2F5597"/>
          <w:sz w:val="25"/>
        </w:rPr>
        <w:t>3.1. Hypothesis statement</w:t>
      </w:r>
    </w:p>
    <w:p>
      <w:pPr>
        <w:spacing w:after="60" w:line="247" w:lineRule="auto"/>
      </w:pPr>
      <w:r>
        <w:rPr>
          <w:rFonts w:ascii="Liberation Sans" w:hAnsi="Liberation Sans" w:eastAsia="Liberation Sans" w:cs="Liberation Sans"/>
          <w:b w:val="0"/>
          <w:i w:val="0"/>
          <w:color w:val="202124"/>
          <w:sz w:val="19"/>
        </w:rPr>
        <w:t>If a QA engineer testing a Chromium enterprise application can either preserve the previous target-only context after an unexpected bug or deliberately start a Repro Session for a known bug, while ReproDesk safely captures the approved tab, DOM/navigation semantics, markers and environment context and then renders the result into the company's preferred report format, the time and friction of defect reporting should fall enough to create repeat usage and B2B willingness to pay.</w:t>
      </w:r>
    </w:p>
    <w:p>
      <w:pPr>
        <w:pStyle w:val="Heading2"/>
        <w:keepNext/>
      </w:pPr>
      <w:r>
        <w:rPr>
          <w:rFonts w:ascii="Liberation Sans" w:hAnsi="Liberation Sans" w:eastAsia="Liberation Sans" w:cs="Liberation Sans"/>
          <w:b/>
          <w:i w:val="0"/>
          <w:color w:val="2F5597"/>
          <w:sz w:val="25"/>
        </w:rPr>
        <w:t>3.2. Category</w:t>
      </w:r>
    </w:p>
    <w:p>
      <w:pPr>
        <w:spacing w:after="60" w:line="247" w:lineRule="auto"/>
      </w:pPr>
      <w:r>
        <w:rPr>
          <w:rFonts w:ascii="Liberation Sans" w:hAnsi="Liberation Sans" w:eastAsia="Liberation Sans" w:cs="Liberation Sans"/>
          <w:b w:val="0"/>
          <w:i w:val="0"/>
          <w:color w:val="202124"/>
          <w:sz w:val="19"/>
        </w:rPr>
        <w:t>Working category: “Privacy-first enterprise bug capture &amp; repro assistant.” The rollout is browser-first, but the product model is not browser-only: the same evidence/report concepts are designed to accept native desktop targets later.</w:t>
      </w:r>
    </w:p>
    <w:p>
      <w:pPr>
        <w:pStyle w:val="Heading2"/>
        <w:keepNext/>
      </w:pPr>
      <w:r>
        <w:rPr>
          <w:rFonts w:ascii="Liberation Sans" w:hAnsi="Liberation Sans" w:eastAsia="Liberation Sans" w:cs="Liberation Sans"/>
          <w:b/>
          <w:i w:val="0"/>
          <w:color w:val="2F5597"/>
          <w:sz w:val="25"/>
        </w:rPr>
        <w:t>3.3. One-liner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One-liner</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r>
            <w:r>
              <w:rPr>
                <w:rFonts w:ascii="Liberation Sans" w:hAnsi="Liberation Sans" w:eastAsia="Liberation Sans" w:cs="Liberation Sans"/>
                <w:b/>
                <w:color w:val="183B56"/>
                <w:sz w:val="17"/>
              </w:rPr>
              <w:t>ReproDesk preserves what the tester actually saw in an approved web target, pairs it with structured actions, and turns the result into a company-ready bug report without requiring ReproDesk cloud storage.</w:t>
            </w:r>
          </w:p>
        </w:tc>
      </w:tr>
    </w:tbl>
    <w:p>
      <w:pPr>
        <w:spacing w:after="60" w:line="247" w:lineRule="auto"/>
      </w:pPr>
      <w:r>
        <w:rPr>
          <w:rFonts w:ascii="Liberation Sans" w:hAnsi="Liberation Sans" w:eastAsia="Liberation Sans" w:cs="Liberation Sans"/>
          <w:b w:val="0"/>
          <w:i w:val="0"/>
          <w:color w:val="202124"/>
          <w:sz w:val="19"/>
        </w:rPr>
        <w:t>Working marketing message: “Don't reproduce bugs twice. Don't write reproduction steps by hand.”</w:t>
      </w:r>
    </w:p>
    <w:p>
      <w:pPr>
        <w:pStyle w:val="Heading2"/>
        <w:keepNext/>
      </w:pPr>
      <w:r>
        <w:rPr>
          <w:rFonts w:ascii="Liberation Sans" w:hAnsi="Liberation Sans" w:eastAsia="Liberation Sans" w:cs="Liberation Sans"/>
          <w:b/>
          <w:i w:val="0"/>
          <w:color w:val="2F5597"/>
          <w:sz w:val="25"/>
        </w:rPr>
        <w:t>3.4. What we do NOT promise</w:t>
      </w:r>
    </w:p>
    <w:p>
      <w:pPr>
        <w:pStyle w:val="ListBullet"/>
        <w:spacing w:after="60" w:line="247" w:lineRule="auto"/>
      </w:pPr>
      <w:r>
        <w:rPr>
          <w:rFonts w:ascii="Liberation Sans" w:hAnsi="Liberation Sans" w:eastAsia="Liberation Sans" w:cs="Liberation Sans"/>
          <w:b w:val="0"/>
          <w:i w:val="0"/>
          <w:color w:val="202124"/>
          <w:sz w:val="19"/>
        </w:rPr>
        <w:t>Automatically identify the root cause of every bug.</w:t>
      </w:r>
    </w:p>
    <w:p>
      <w:pPr>
        <w:pStyle w:val="ListBullet"/>
        <w:spacing w:after="60" w:line="247" w:lineRule="auto"/>
      </w:pPr>
      <w:r>
        <w:rPr>
          <w:rFonts w:ascii="Liberation Sans" w:hAnsi="Liberation Sans" w:eastAsia="Liberation Sans" w:cs="Liberation Sans"/>
          <w:b w:val="0"/>
          <w:i w:val="0"/>
          <w:color w:val="202124"/>
          <w:sz w:val="19"/>
        </w:rPr>
        <w:t>Completely replace manual QA or become a test-automation recorder/playback platform.</w:t>
      </w:r>
    </w:p>
    <w:p>
      <w:pPr>
        <w:pStyle w:val="ListBullet"/>
        <w:spacing w:after="60" w:line="247" w:lineRule="auto"/>
      </w:pPr>
      <w:r>
        <w:rPr>
          <w:rFonts w:ascii="Liberation Sans" w:hAnsi="Liberation Sans" w:eastAsia="Liberation Sans" w:cs="Liberation Sans"/>
          <w:b w:val="0"/>
          <w:i w:val="0"/>
          <w:color w:val="202124"/>
          <w:sz w:val="19"/>
        </w:rPr>
        <w:t>Record the entire browser, desktop or employee activity “just in case”.</w:t>
      </w:r>
    </w:p>
    <w:p>
      <w:pPr>
        <w:pStyle w:val="ListBullet"/>
        <w:spacing w:after="60" w:line="247" w:lineRule="auto"/>
      </w:pPr>
      <w:r>
        <w:rPr>
          <w:rFonts w:ascii="Liberation Sans" w:hAnsi="Liberation Sans" w:eastAsia="Liberation Sans" w:cs="Liberation Sans"/>
          <w:b w:val="0"/>
          <w:i w:val="0"/>
          <w:color w:val="202124"/>
          <w:sz w:val="19"/>
        </w:rPr>
        <w:t>Capture keyboard input contents, clipboard contents, passwords, tokens or arbitrary form values by default.</w:t>
      </w:r>
    </w:p>
    <w:p>
      <w:pPr>
        <w:pStyle w:val="ListBullet"/>
        <w:spacing w:after="60" w:line="247" w:lineRule="auto"/>
      </w:pPr>
      <w:r>
        <w:rPr>
          <w:rFonts w:ascii="Liberation Sans" w:hAnsi="Liberation Sans" w:eastAsia="Liberation Sans" w:cs="Liberation Sans"/>
          <w:b w:val="0"/>
          <w:i w:val="0"/>
          <w:color w:val="202124"/>
          <w:sz w:val="19"/>
        </w:rPr>
        <w:t>Provide unrestricted Network/Console/DevTools capture in the baseline browser MVP.</w:t>
      </w:r>
    </w:p>
    <w:p>
      <w:pPr>
        <w:pStyle w:val="ListBullet"/>
        <w:spacing w:after="60" w:line="247" w:lineRule="auto"/>
      </w:pPr>
      <w:r>
        <w:rPr>
          <w:rFonts w:ascii="Liberation Sans" w:hAnsi="Liberation Sans" w:eastAsia="Liberation Sans" w:cs="Liberation Sans"/>
          <w:b w:val="0"/>
          <w:i w:val="0"/>
          <w:color w:val="202124"/>
          <w:sz w:val="19"/>
        </w:rPr>
        <w:t>Perfectly mask every possible secret already rendered inside the approved target.</w:t>
      </w:r>
    </w:p>
    <w:p>
      <w:pPr>
        <w:pStyle w:val="ListBullet"/>
        <w:spacing w:after="60" w:line="247" w:lineRule="auto"/>
      </w:pPr>
      <w:r>
        <w:rPr>
          <w:rFonts w:ascii="Liberation Sans" w:hAnsi="Liberation Sans" w:eastAsia="Liberation Sans" w:cs="Liberation Sans"/>
          <w:b w:val="0"/>
          <w:i w:val="0"/>
          <w:color w:val="202124"/>
          <w:sz w:val="19"/>
        </w:rPr>
        <w:t>Ship native desktop/macOS feature parity before browser demand is proven.</w:t>
      </w:r>
    </w:p>
    <w:p>
      <w:pPr>
        <w:pStyle w:val="Heading2"/>
      </w:pPr>
      <w:r>
        <w:rPr>
          <w:rFonts w:ascii="Liberation Sans" w:hAnsi="Liberation Sans" w:eastAsia="Liberation Sans" w:cs="Liberation Sans"/>
          <w:b/>
          <w:color w:val="2F5597"/>
          <w:sz w:val="25"/>
        </w:rPr>
        <w:t>3.5. Differentiation hypothesis to validate</w:t>
      </w:r>
    </w:p>
    <w:p>
      <w:pPr/>
      <w:r>
        <w:rPr>
          <w:rFonts w:ascii="Liberation Sans" w:hAnsi="Liberation Sans" w:eastAsia="Liberation Sans" w:cs="Liberation Sans"/>
          <w:color w:val="202124"/>
          <w:sz w:val="19"/>
        </w:rPr>
        <w:t>Browser Instant Replay is already an established category. Jam and Bird Eats Bug both provide retroactive browser replay and local buffering before upload; DOM-based replay also trades some fidelity for lower continuous-recording cost. ReproDesk therefore must not position “instant replay” or “local buffer” alone as the moat.</w:t>
      </w:r>
    </w:p>
    <w:p>
      <w:pPr/>
      <w:r>
        <w:rPr>
          <w:rFonts w:ascii="Liberation Sans" w:hAnsi="Liberation Sans" w:eastAsia="Liberation Sans" w:cs="Liberation Sans"/>
          <w:color w:val="202124"/>
          <w:sz w:val="19"/>
        </w:rPr>
        <w:t>The working differentiation is the combination of: (1) pixel-faithful approved-tab video, (2) privacy-filtered DOM/navigation semantics and deterministic steps, (3) deliberate long Repro Session in addition to retroactive replay, (4) strict target/privacy state, (5) company-native templates/custom fields/export without a mandatory ReproDesk cloud, and later (6) the same evidence/report workflow for native desktop targets.</w:t>
      </w:r>
    </w:p>
    <w:p>
      <w:pPr/>
      <w:r>
        <w:rPr>
          <w:rFonts w:ascii="Liberation Sans" w:hAnsi="Liberation Sans" w:eastAsia="Liberation Sans" w:cs="Liberation Sans"/>
          <w:color w:val="202124"/>
          <w:sz w:val="19"/>
        </w:rPr>
        <w:t>Phase 0 must compare pixel-video + semantics against DOM-only reconstruction on difficult enterprise UIs (canvas, WebGL, iframes, virtualized grids, frequent re-renders). If the extra fidelity does not create enough value to offset performance/storage cost, the architecture must be reconsidered rather than defended by assumption.</w:t>
      </w:r>
    </w:p>
    <w:p>
      <w:pPr>
        <w:pStyle w:val="Heading1"/>
        <w:keepNext/>
        <w:widowControl/>
      </w:pPr>
      <w:bookmarkStart w:id="204" w:name="rd_h1_04"/>
      <w:r>
        <w:rPr>
          <w:rFonts w:ascii="Liberation Sans" w:hAnsi="Liberation Sans" w:eastAsia="Liberation Sans" w:cs="Liberation Sans"/>
          <w:b/>
          <w:color w:val="183B56"/>
          <w:sz w:val="33"/>
        </w:rPr>
        <w:t>4. Target audience and personas</w:t>
      </w:r>
      <w:bookmarkEnd w:id="204"/>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70"/>
        <w:gridCol w:w="2570"/>
        <w:gridCol w:w="2570"/>
        <w:gridCol w:w="2570"/>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Persona</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Pain point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matters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Priority</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Web QA / QA Lead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bugs take time to reproduce and document; video alone lacks structure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Fast capture, DOM steps, markers, privacy-safe report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P0</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Developer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Insufficient context; “cannot reproduce”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 exact timeline, navigation, important moments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P0</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Enterprise QA manager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Security policy limits screen-recording/cloud tools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Target-only capture, local-first, predictable permissions/policies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P0/P1</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Support / L2-L3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reports are incomplete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Simple evidence package and standard templates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P1</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Native desktop QA</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Legacy/native bugs are expensive to document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Windows target capture and app/build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Expansion</w:t>
            </w:r>
          </w:p>
        </w:tc>
      </w:tr>
    </w:tbl>
    <w:p>
      <w:pPr>
        <w:pStyle w:val="Heading2"/>
        <w:keepNext/>
      </w:pPr>
      <w:r>
        <w:rPr>
          <w:rFonts w:ascii="Liberation Sans" w:hAnsi="Liberation Sans" w:eastAsia="Liberation Sans" w:cs="Liberation Sans"/>
          <w:b/>
          <w:i w:val="0"/>
          <w:color w:val="2F5597"/>
          <w:sz w:val="25"/>
        </w:rPr>
        <w:t>4.1. Ideal first customer</w:t>
      </w:r>
    </w:p>
    <w:p>
      <w:pPr>
        <w:spacing w:after="60" w:line="247" w:lineRule="auto"/>
      </w:pPr>
      <w:r>
        <w:rPr>
          <w:rFonts w:ascii="Liberation Sans" w:hAnsi="Liberation Sans" w:eastAsia="Liberation Sans" w:cs="Liberation Sans"/>
          <w:b w:val="0"/>
          <w:i w:val="0"/>
          <w:color w:val="202124"/>
          <w:sz w:val="19"/>
        </w:rPr>
        <w:t>A QA team of roughly 5-30 people testing an internal or customer-facing enterprise web application in Google Chrome. Typical examples include banking portals, healthcare/medical systems, ERP/back-office software, admin consoles and regulated SaaS. The team performs manual regression, uses Jira or Azure DevOps or a company-specific reporting process, and can pilot a browser extension without a months-long procurement cycle.</w:t>
      </w:r>
    </w:p>
    <w:p>
      <w:pPr>
        <w:pStyle w:val="Heading2"/>
        <w:keepNext/>
      </w:pPr>
      <w:r>
        <w:rPr>
          <w:rFonts w:ascii="Liberation Sans" w:hAnsi="Liberation Sans" w:eastAsia="Liberation Sans" w:cs="Liberation Sans"/>
          <w:b/>
          <w:i w:val="0"/>
          <w:color w:val="2F5597"/>
          <w:sz w:val="25"/>
        </w:rPr>
        <w:t>4.2. Expansion customer</w:t>
      </w:r>
    </w:p>
    <w:p>
      <w:pPr>
        <w:spacing w:after="60" w:line="247" w:lineRule="auto"/>
      </w:pPr>
      <w:r>
        <w:rPr>
          <w:rFonts w:ascii="Liberation Sans" w:hAnsi="Liberation Sans" w:eastAsia="Liberation Sans" w:cs="Liberation Sans"/>
          <w:b w:val="0"/>
          <w:i w:val="0"/>
          <w:color w:val="202124"/>
          <w:sz w:val="19"/>
        </w:rPr>
        <w:t>First expansion: the same teams using Microsoft Edge in managed enterprise environments. Second expansion: native desktop teams that need the same Instant Replay / Repro Session / Report Model concepts outside the browser. Windows native capture is the first desktop target; macOS follows only when demand justifies it.</w:t>
      </w:r>
    </w:p>
    <w:p>
      <w:pPr>
        <w:pStyle w:val="Heading1"/>
        <w:keepNext/>
        <w:widowControl/>
      </w:pPr>
      <w:bookmarkStart w:id="205" w:name="rd_h1_05"/>
      <w:r>
        <w:rPr>
          <w:rFonts w:ascii="Liberation Sans" w:hAnsi="Liberation Sans" w:eastAsia="Liberation Sans" w:cs="Liberation Sans"/>
          <w:b/>
          <w:color w:val="183B56"/>
          <w:sz w:val="33"/>
        </w:rPr>
        <w:t>5. Jobs To Be Done</w:t>
      </w:r>
      <w:bookmarkEnd w:id="205"/>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389"/>
        <w:gridCol w:w="3389"/>
        <w:gridCol w:w="3389"/>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Job</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Situation</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Desired outcome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Capture after failure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I saw a bug, but recording was not running</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Save the previous few minutes without reproducing the issue again</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Explain actions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The video does not make it clear what was clicked</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Get an action timeline with control names when available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Package context</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The developer asks for browser/session/environment details</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Automatically include safe target/session/environment details</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Protect data</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The application contains sensitive information</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Keep artifacts off the cloud and avoid collecting unnecessary input</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Document a known repro path</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I know how to reproduce the bug, but the path takes longer than the replay window</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Start a Repro Session and capture the full path without manually writing every step</w:t>
            </w:r>
          </w:p>
        </w:tc>
      </w:tr>
      <w:tr>
        <w:trPr>
          <w:cantSplit/>
          <w:cantSplit/>
          <w:cantSplit/>
          <w:cantSplit/>
        </w:trPr>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Highlight important moments</w:t>
            </w:r>
          </w:p>
        </w:tc>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Several noteworthy problems or clues appear during one reproduction</w:t>
            </w:r>
          </w:p>
        </w:tc>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Place multiple named markers such as “Extra button” or “Console error” and jump to them later</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Hand-off to dev</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I need to hand the bug off quickly</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Open a self-contained HTML report or ZIP without installing a viewer</w:t>
            </w:r>
          </w:p>
        </w:tc>
      </w:tr>
      <w:tr>
        <w:trPr>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Capture a web repro safely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The app runs in Chrome/Edge alongside personal/work 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Record only the approved tab/web target with useful DOM/navigation context and zero unrelated browser content</w:t>
            </w:r>
          </w:p>
        </w:tc>
      </w:tr>
    </w:tbl>
    <w:p>
      <w:pPr>
        <w:widowControl/>
        <w:spacing w:after="60" w:line="247" w:lineRule="auto"/>
      </w:pPr>
    </w:p>
    <w:p>
      <w:pPr>
        <w:pStyle w:val="Heading1"/>
        <w:keepNext/>
        <w:widowControl/>
      </w:pPr>
      <w:bookmarkStart w:id="206" w:name="rd_h1_06"/>
      <w:r>
        <w:rPr>
          <w:rFonts w:ascii="Liberation Sans" w:hAnsi="Liberation Sans" w:eastAsia="Liberation Sans" w:cs="Liberation Sans"/>
          <w:b/>
          <w:color w:val="183B56"/>
          <w:sz w:val="33"/>
        </w:rPr>
        <w:t>6. Product principles</w:t>
      </w:r>
      <w:bookmarkEnd w:id="206"/>
    </w:p>
    <w:p>
      <w:pPr>
        <w:pStyle w:val="NumberedStep"/>
        <w:spacing w:after="60" w:line="247" w:lineRule="auto"/>
      </w:pPr>
      <w:r>
        <w:rPr>
          <w:rFonts w:ascii="Liberation Sans" w:hAnsi="Liberation Sans" w:eastAsia="Liberation Sans" w:cs="Liberation Sans"/>
          <w:b w:val="0"/>
          <w:i w:val="0"/>
          <w:color w:val="202124"/>
          <w:sz w:val="19"/>
        </w:rPr>
        <w:t>1. Browser-first, not browser-only. Prove the workflow in Chrome before building a heavy native client; Edge follows, native Windows later.</w:t>
      </w:r>
    </w:p>
    <w:p>
      <w:pPr>
        <w:pStyle w:val="NumberedStep"/>
        <w:spacing w:after="60" w:line="247" w:lineRule="auto"/>
      </w:pPr>
      <w:r>
        <w:rPr>
          <w:rFonts w:ascii="Liberation Sans" w:hAnsi="Liberation Sans" w:eastAsia="Liberation Sans" w:cs="Liberation Sans"/>
          <w:b w:val="0"/>
          <w:i w:val="0"/>
          <w:color w:val="202124"/>
          <w:sz w:val="19"/>
        </w:rPr>
        <w:t>2. Two video workflows plus Screenshot-only, one evidence model. Instant Replay covers unexpected defects; Repro Session covers deliberate/long reproductions; Screenshot-only handles cases where continuous video is unnecessary or disallowed.</w:t>
      </w:r>
    </w:p>
    <w:p>
      <w:pPr>
        <w:pStyle w:val="NumberedStep"/>
        <w:spacing w:after="60" w:line="247" w:lineRule="auto"/>
      </w:pPr>
      <w:r>
        <w:rPr>
          <w:rFonts w:ascii="Liberation Sans" w:hAnsi="Liberation Sans" w:eastAsia="Liberation Sans" w:cs="Liberation Sans"/>
          <w:b w:val="0"/>
          <w:i w:val="0"/>
          <w:color w:val="202124"/>
          <w:sz w:val="19"/>
        </w:rPr>
        <w:t>3. Local by default. Core capture, review and report generation work without a ReproDesk account or cloud service.</w:t>
      </w:r>
    </w:p>
    <w:p>
      <w:pPr>
        <w:pStyle w:val="NumberedStep"/>
        <w:spacing w:after="60" w:line="247" w:lineRule="auto"/>
      </w:pPr>
      <w:r>
        <w:rPr>
          <w:rFonts w:ascii="Liberation Sans" w:hAnsi="Liberation Sans" w:eastAsia="Liberation Sans" w:cs="Liberation Sans"/>
          <w:b w:val="0"/>
          <w:i w:val="0"/>
          <w:color w:val="202124"/>
          <w:sz w:val="19"/>
        </w:rPr>
        <w:t>4. Deterministic data minimization. Privacy is enforced by capture policy, not guessed by AI. The MVP does not capture keyboard events/content, clipboard contents or editable field values.</w:t>
      </w:r>
    </w:p>
    <w:p>
      <w:pPr>
        <w:pStyle w:val="NumberedStep"/>
        <w:spacing w:after="60" w:line="247" w:lineRule="auto"/>
      </w:pPr>
      <w:r>
        <w:rPr>
          <w:rFonts w:ascii="Liberation Sans" w:hAnsi="Liberation Sans" w:eastAsia="Liberation Sans" w:cs="Liberation Sans"/>
          <w:b w:val="0"/>
          <w:i w:val="0"/>
          <w:color w:val="202124"/>
          <w:sz w:val="19"/>
        </w:rPr>
        <w:t>5. Explicit target boundary. One Target Profile is active at a time. Unapproved tabs, browser UI, notifications and other applications never become evidence.</w:t>
      </w:r>
    </w:p>
    <w:p>
      <w:pPr>
        <w:pStyle w:val="NumberedStep"/>
        <w:spacing w:after="60" w:line="247" w:lineRule="auto"/>
      </w:pPr>
      <w:r>
        <w:rPr>
          <w:rFonts w:ascii="Liberation Sans" w:hAnsi="Liberation Sans" w:eastAsia="Liberation Sans" w:cs="Liberation Sans"/>
          <w:b w:val="0"/>
          <w:i w:val="0"/>
          <w:color w:val="202124"/>
          <w:sz w:val="19"/>
        </w:rPr>
        <w:t>6. Fail closed. If ReproDesk cannot guarantee the approved target boundary, it stops/suspends capture and says so clearly.</w:t>
      </w:r>
    </w:p>
    <w:p>
      <w:pPr>
        <w:pStyle w:val="NumberedStep"/>
        <w:spacing w:after="60" w:line="247" w:lineRule="auto"/>
      </w:pPr>
      <w:r>
        <w:rPr>
          <w:rFonts w:ascii="Liberation Sans" w:hAnsi="Liberation Sans" w:eastAsia="Liberation Sans" w:cs="Liberation Sans"/>
          <w:b w:val="0"/>
          <w:i w:val="0"/>
          <w:color w:val="202124"/>
          <w:sz w:val="19"/>
        </w:rPr>
        <w:t>7. Visible truth. The UI must always show the real state: Inactive, Armed, Recording, Screenshot-only, Privacy Paused, AFK, Manual Paused, Target Ended, or Error / Not Recording.</w:t>
      </w:r>
    </w:p>
    <w:p>
      <w:pPr>
        <w:pStyle w:val="NumberedStep"/>
        <w:spacing w:after="60" w:line="247" w:lineRule="auto"/>
      </w:pPr>
      <w:r>
        <w:rPr>
          <w:rFonts w:ascii="Liberation Sans" w:hAnsi="Liberation Sans" w:eastAsia="Liberation Sans" w:cs="Liberation Sans"/>
          <w:b w:val="0"/>
          <w:i w:val="0"/>
          <w:color w:val="202124"/>
          <w:sz w:val="19"/>
        </w:rPr>
        <w:t>8. Non-blocking capture controls. Start, Marker, Screenshot and crash preservation must not interrupt the reproduction flow.</w:t>
      </w:r>
    </w:p>
    <w:p>
      <w:pPr>
        <w:pStyle w:val="NumberedStep"/>
        <w:spacing w:after="60" w:line="247" w:lineRule="auto"/>
      </w:pPr>
      <w:r>
        <w:rPr>
          <w:rFonts w:ascii="Liberation Sans" w:hAnsi="Liberation Sans" w:eastAsia="Liberation Sans" w:cs="Liberation Sans"/>
          <w:b w:val="0"/>
          <w:i w:val="0"/>
          <w:color w:val="202124"/>
          <w:sz w:val="19"/>
        </w:rPr>
        <w:t>9. Structured reports, not one fixed file. A shared Report Model feeds different export formats and templates.</w:t>
      </w:r>
    </w:p>
    <w:p>
      <w:pPr>
        <w:pStyle w:val="NumberedStep"/>
        <w:spacing w:after="60" w:line="247" w:lineRule="auto"/>
      </w:pPr>
      <w:r>
        <w:rPr>
          <w:rFonts w:ascii="Liberation Sans" w:hAnsi="Liberation Sans" w:eastAsia="Liberation Sans" w:cs="Liberation Sans"/>
          <w:b w:val="0"/>
          <w:i w:val="0"/>
          <w:color w:val="202124"/>
          <w:sz w:val="19"/>
        </w:rPr>
        <w:t>10. Honest semantics. ReproDesk records observed facts and confidence; it does not invent root causes or intended behavior.</w:t>
      </w:r>
    </w:p>
    <w:p>
      <w:pPr>
        <w:pStyle w:val="NumberedStep"/>
        <w:spacing w:after="60" w:line="247" w:lineRule="auto"/>
      </w:pPr>
      <w:r>
        <w:rPr>
          <w:rFonts w:ascii="Liberation Sans" w:hAnsi="Liberation Sans" w:eastAsia="Liberation Sans" w:cs="Liberation Sans"/>
          <w:b w:val="0"/>
          <w:i w:val="0"/>
          <w:color w:val="202124"/>
          <w:sz w:val="19"/>
        </w:rPr>
        <w:t>11. Integration later. Direct Jira/Azure DevOps, cloud sharing, AI and Advanced Debug Context follow only after repeat usage proves the core workflow.</w:t>
      </w:r>
    </w:p>
    <w:p>
      <w:pPr>
        <w:pStyle w:val="NumberedStep"/>
        <w:spacing w:after="60" w:line="247" w:lineRule="auto"/>
      </w:pPr>
      <w:r>
        <w:rPr>
          <w:rFonts w:ascii="Liberation Sans" w:hAnsi="Liberation Sans" w:eastAsia="Liberation Sans" w:cs="Liberation Sans"/>
          <w:b w:val="0"/>
          <w:i w:val="0"/>
          <w:color w:val="202124"/>
          <w:sz w:val="19"/>
        </w:rPr>
        <w:t>12. Modern Chromium first. Chrome is the first certified browser; Edge is the next target; additional browsers are demand-driven.</w:t>
      </w:r>
    </w:p>
    <w:p>
      <w:pPr>
        <w:pStyle w:val="NumberedStep"/>
      </w:pPr>
      <w:r>
        <w:rPr>
          <w:rFonts w:ascii="Liberation Sans" w:hAnsi="Liberation Sans" w:eastAsia="Liberation Sans" w:cs="Liberation Sans"/>
          <w:color w:val="202124"/>
          <w:sz w:val="19"/>
        </w:rPr>
        <w:t>13. Pixels + semantics, not reconstruction alone. The primary hypothesis is to preserve what the tester actually saw while also recording safe structured actions; fidelity must be measured against resource cost.</w:t>
      </w:r>
    </w:p>
    <w:p>
      <w:pPr>
        <w:pStyle w:val="NumberedStep"/>
      </w:pPr>
      <w:r>
        <w:rPr>
          <w:rFonts w:ascii="Liberation Sans" w:hAnsi="Liberation Sans" w:eastAsia="Liberation Sans" w:cs="Liberation Sans"/>
          <w:color w:val="202124"/>
          <w:sz w:val="19"/>
        </w:rPr>
        <w:t>14. Rendered pixels are still sensitive data. DOM minimization prevents one class of leakage, not PII already visible inside the approved application.</w:t>
      </w:r>
    </w:p>
    <w:p>
      <w:pPr>
        <w:pStyle w:val="NumberedStep"/>
      </w:pPr>
      <w:r>
        <w:rPr>
          <w:rFonts w:ascii="Liberation Sans" w:hAnsi="Liberation Sans" w:eastAsia="Liberation Sans" w:cs="Liberation Sans"/>
          <w:color w:val="202124"/>
          <w:sz w:val="19"/>
        </w:rPr>
        <w:t>15. Recover committed evidence. A browser/extension/recorder failure must not turn a rare 20-minute reproduction into nothing if valid chunks were already committed.</w:t>
      </w:r>
    </w:p>
    <w:p>
      <w:pPr>
        <w:pStyle w:val="NumberedStep"/>
      </w:pPr>
      <w:r>
        <w:t>16. Bounded Armed mode. An 8+ hour workday must not become an 8+ hour hidden recording; Instant Replay retains only the configured rolling window and safe metadata window.</w:t>
      </w:r>
    </w:p>
    <w:p>
      <w:pPr>
        <w:pStyle w:val="NumberedStep"/>
      </w:pPr>
      <w:r>
        <w:t>17. Saved evidence outranks temporary evidence. Temporary ring data may be evicted automatically; saved/pinned evidence may not be silently deleted to preserve the ring buffer.</w:t>
      </w:r>
    </w:p>
    <w:p>
      <w:pPr>
        <w:pStyle w:val="NumberedStep"/>
      </w:pPr>
      <w:r>
        <w:t>18. Session is not Report. A capture session is reusable source evidence; multiple independent defect reports may be derived from it without duplicating media.</w:t>
      </w:r>
    </w:p>
    <w:p>
      <w:pPr>
        <w:pStyle w:val="NumberedStep"/>
      </w:pPr>
      <w:r>
        <w:t>19. One review can serve multiple destinations. Multi-format export should generate all selected outputs from the same validated Report Model in one action.</w:t>
      </w:r>
    </w:p>
    <w:p>
      <w:pPr>
        <w:pStyle w:val="NumberedStep"/>
      </w:pPr>
      <w:r>
        <w:t>20. AFK is absence handling, not surveillance. ReproDesk may use browser/system idle state to suspend work, but never records input contents to decide whether the user is away.</w:t>
      </w:r>
    </w:p>
    <w:p>
      <w:pPr>
        <w:pStyle w:val="NumberedStep"/>
      </w:pPr>
      <w:r>
        <w:t>21. Preserve source screenshots. Annotation and redaction are stored as editable layers/derivatives; the original screenshot evidence is never silently overwritten.</w:t>
      </w:r>
    </w:p>
    <w:p>
      <w:pPr>
        <w:pStyle w:val="Heading1"/>
        <w:keepNext/>
        <w:widowControl/>
      </w:pPr>
      <w:bookmarkStart w:id="207" w:name="rd_h1_07"/>
      <w:r>
        <w:rPr>
          <w:rFonts w:ascii="Liberation Sans" w:hAnsi="Liberation Sans" w:eastAsia="Liberation Sans" w:cs="Liberation Sans"/>
          <w:b/>
          <w:color w:val="183B56"/>
          <w:sz w:val="33"/>
        </w:rPr>
        <w:t>7. User scenarios</w:t>
      </w:r>
      <w:bookmarkEnd w:id="207"/>
    </w:p>
    <w:p>
      <w:pPr>
        <w:pStyle w:val="Heading2"/>
        <w:keepNext/>
      </w:pPr>
      <w:r>
        <w:rPr>
          <w:rFonts w:ascii="Liberation Sans" w:hAnsi="Liberation Sans" w:eastAsia="Liberation Sans" w:cs="Liberation Sans"/>
          <w:b/>
          <w:i w:val="0"/>
          <w:color w:val="2F5597"/>
          <w:sz w:val="25"/>
        </w:rPr>
        <w:t>7.1. Instant Replay - unexpected web bug</w:t>
      </w:r>
    </w:p>
    <w:p>
      <w:pPr>
        <w:pStyle w:val="NumberedStep"/>
        <w:spacing w:after="60" w:line="247" w:lineRule="auto"/>
        <w:ind w:left="173" w:hanging="173"/>
      </w:pPr>
      <w:r>
        <w:rPr>
          <w:rFonts w:ascii="Liberation Sans" w:hAnsi="Liberation Sans" w:eastAsia="Liberation Sans" w:cs="Liberation Sans"/>
          <w:color w:val="202124"/>
          <w:sz w:val="19"/>
        </w:rPr>
        <w:t>1. The user installs the Chrome extension, approves the minimum required permissions, and explicitly selects the current enterprise web application as the active Web Target / Target Profile.</w:t>
      </w:r>
    </w:p>
    <w:p>
      <w:pPr>
        <w:pStyle w:val="NumberedStep"/>
        <w:spacing w:after="60" w:line="247" w:lineRule="auto"/>
        <w:ind w:left="173" w:hanging="173"/>
      </w:pPr>
      <w:r>
        <w:rPr>
          <w:rFonts w:ascii="Liberation Sans" w:hAnsi="Liberation Sans" w:eastAsia="Liberation Sans" w:cs="Liberation Sans"/>
          <w:color w:val="202124"/>
          <w:sz w:val="19"/>
        </w:rPr>
        <w:t>2. ReproDesk enters Armed mode and maintains a rolling target-only buffer while the approved target is active. The browser toolbar badge and side panel show that Instant Replay is active.</w:t>
      </w:r>
    </w:p>
    <w:p>
      <w:pPr>
        <w:pStyle w:val="NumberedStep"/>
        <w:spacing w:after="60" w:line="247" w:lineRule="auto"/>
        <w:ind w:left="173" w:hanging="173"/>
      </w:pPr>
      <w:r>
        <w:rPr>
          <w:rFonts w:ascii="Liberation Sans" w:hAnsi="Liberation Sans" w:eastAsia="Liberation Sans" w:cs="Liberation Sans"/>
          <w:color w:val="202124"/>
          <w:sz w:val="19"/>
        </w:rPr>
        <w:t>3. While the user works inside the target, ReproDesk records tab-only media and safe DOM/navigation semantics. It does not capture keyboard events, clipboard contents or editable values.</w:t>
      </w:r>
    </w:p>
    <w:p>
      <w:pPr>
        <w:pStyle w:val="NumberedStep"/>
        <w:spacing w:after="60" w:line="247" w:lineRule="auto"/>
        <w:ind w:left="173" w:hanging="173"/>
      </w:pPr>
      <w:r>
        <w:rPr>
          <w:rFonts w:ascii="Liberation Sans" w:hAnsi="Liberation Sans" w:eastAsia="Liberation Sans" w:cs="Liberation Sans"/>
          <w:color w:val="202124"/>
          <w:sz w:val="19"/>
        </w:rPr>
        <w:t>4. A bug occurs unexpectedly. The user triggers “Save last replay”.</w:t>
      </w:r>
    </w:p>
    <w:p>
      <w:pPr>
        <w:pStyle w:val="NumberedStep"/>
        <w:spacing w:after="60" w:line="247" w:lineRule="auto"/>
        <w:ind w:left="173" w:hanging="173"/>
      </w:pPr>
      <w:r>
        <w:rPr>
          <w:rFonts w:ascii="Liberation Sans" w:hAnsi="Liberation Sans" w:eastAsia="Liberation Sans" w:cs="Liberation Sans"/>
          <w:color w:val="202124"/>
          <w:sz w:val="19"/>
        </w:rPr>
        <w:t>5. ReproDesk freezes the previous 90 seconds by default (configurable 30/60/90/120) and adds a 5-second post-trigger tail by default (configurable 0/3/5/10).</w:t>
      </w:r>
    </w:p>
    <w:p>
      <w:pPr>
        <w:pStyle w:val="NumberedStep"/>
        <w:spacing w:after="60" w:line="247" w:lineRule="auto"/>
        <w:ind w:left="173" w:hanging="173"/>
      </w:pPr>
      <w:r>
        <w:rPr>
          <w:rFonts w:ascii="Liberation Sans" w:hAnsi="Liberation Sans" w:eastAsia="Liberation Sans" w:cs="Liberation Sans"/>
          <w:color w:val="202124"/>
          <w:sz w:val="19"/>
        </w:rPr>
        <w:t>6. Review opens with replay, timeline, draft steps, markers/screenshots if any, and report fields.</w:t>
      </w:r>
    </w:p>
    <w:p>
      <w:pPr>
        <w:pStyle w:val="NumberedStep"/>
        <w:spacing w:after="60" w:line="247" w:lineRule="auto"/>
        <w:ind w:left="173" w:hanging="173"/>
      </w:pPr>
      <w:r>
        <w:rPr>
          <w:rFonts w:ascii="Liberation Sans" w:hAnsi="Liberation Sans" w:eastAsia="Liberation Sans" w:cs="Liberation Sans"/>
          <w:color w:val="202124"/>
          <w:sz w:val="19"/>
        </w:rPr>
        <w:t>7. The user chooses the report template/output and exports the evidence/report.</w:t>
      </w:r>
    </w:p>
    <w:p>
      <w:pPr>
        <w:pStyle w:val="Heading2"/>
        <w:keepNext/>
      </w:pPr>
      <w:r>
        <w:rPr>
          <w:rFonts w:ascii="Liberation Sans" w:hAnsi="Liberation Sans" w:eastAsia="Liberation Sans" w:cs="Liberation Sans"/>
          <w:b/>
          <w:i w:val="0"/>
          <w:color w:val="2F5597"/>
          <w:sz w:val="25"/>
        </w:rPr>
        <w:t>7.2. Repro Session - deliberate reproduction</w:t>
      </w:r>
    </w:p>
    <w:p>
      <w:pPr>
        <w:pStyle w:val="NumberedStep"/>
        <w:spacing w:after="60" w:line="247" w:lineRule="auto"/>
        <w:ind w:left="173" w:hanging="173"/>
      </w:pPr>
      <w:r>
        <w:rPr>
          <w:rFonts w:ascii="Liberation Sans" w:hAnsi="Liberation Sans" w:eastAsia="Liberation Sans" w:cs="Liberation Sans"/>
          <w:color w:val="202124"/>
          <w:sz w:val="19"/>
        </w:rPr>
        <w:t>1. The user knows a bug exists or expects a long reproduction path and clicks “Start Repro Session”.</w:t>
      </w:r>
    </w:p>
    <w:p>
      <w:pPr>
        <w:pStyle w:val="NumberedStep"/>
        <w:spacing w:after="60" w:line="247" w:lineRule="auto"/>
        <w:ind w:left="173" w:hanging="173"/>
      </w:pPr>
      <w:r>
        <w:rPr>
          <w:rFonts w:ascii="Liberation Sans" w:hAnsi="Liberation Sans" w:eastAsia="Liberation Sans" w:cs="Liberation Sans"/>
          <w:color w:val="202124"/>
          <w:sz w:val="19"/>
        </w:rPr>
        <w:t>2. ReproDesk immediately confirms success and changes to Recording state with an elapsed timer. Optional session metadata never blocks capture start.</w:t>
      </w:r>
    </w:p>
    <w:p>
      <w:pPr>
        <w:pStyle w:val="NumberedStep"/>
        <w:spacing w:after="60" w:line="247" w:lineRule="auto"/>
        <w:ind w:left="173" w:hanging="173"/>
      </w:pPr>
      <w:r>
        <w:rPr>
          <w:rFonts w:ascii="Liberation Sans" w:hAnsi="Liberation Sans" w:eastAsia="Liberation Sans" w:cs="Liberation Sans"/>
          <w:color w:val="202124"/>
          <w:sz w:val="19"/>
        </w:rPr>
        <w:t>3. If configured, a 30-second pre-session slice is pinned as separate Pre-session Context; target capture then continues until Finish.</w:t>
      </w:r>
    </w:p>
    <w:p>
      <w:pPr>
        <w:pStyle w:val="NumberedStep"/>
        <w:spacing w:after="60" w:line="247" w:lineRule="auto"/>
        <w:ind w:left="173" w:hanging="173"/>
      </w:pPr>
      <w:r>
        <w:rPr>
          <w:rFonts w:ascii="Liberation Sans" w:hAnsi="Liberation Sans" w:eastAsia="Liberation Sans" w:cs="Liberation Sans"/>
          <w:color w:val="202124"/>
          <w:sz w:val="19"/>
        </w:rPr>
        <w:t>4. The user reproduces the bug for as long as necessary. Markers, screenshots and Pause/Resume remain available throughout.</w:t>
      </w:r>
    </w:p>
    <w:p>
      <w:pPr>
        <w:pStyle w:val="NumberedStep"/>
        <w:spacing w:after="60" w:line="247" w:lineRule="auto"/>
        <w:ind w:left="173" w:hanging="173"/>
      </w:pPr>
      <w:r>
        <w:rPr>
          <w:rFonts w:ascii="Liberation Sans" w:hAnsi="Liberation Sans" w:eastAsia="Liberation Sans" w:cs="Liberation Sans"/>
          <w:color w:val="202124"/>
          <w:sz w:val="19"/>
        </w:rPr>
        <w:t>5. Leaving the approved target enters Privacy Pause without ending the Repro Session. Returning to the approved target auto-resumes unless Manual Pause is active.</w:t>
      </w:r>
    </w:p>
    <w:p>
      <w:pPr>
        <w:pStyle w:val="NumberedStep"/>
        <w:spacing w:after="60" w:line="247" w:lineRule="auto"/>
        <w:ind w:left="173" w:hanging="173"/>
      </w:pPr>
      <w:r>
        <w:rPr>
          <w:rFonts w:ascii="Liberation Sans" w:hAnsi="Liberation Sans" w:eastAsia="Liberation Sans" w:cs="Liberation Sans"/>
          <w:color w:val="202124"/>
          <w:sz w:val="19"/>
        </w:rPr>
        <w:t>6. At Finish, ReproDesk freezes the completed evidence and opens Review.</w:t>
      </w:r>
    </w:p>
    <w:p>
      <w:pPr>
        <w:pStyle w:val="Heading2"/>
        <w:keepNext/>
      </w:pPr>
      <w:r>
        <w:rPr>
          <w:rFonts w:ascii="Liberation Sans" w:hAnsi="Liberation Sans" w:eastAsia="Liberation Sans" w:cs="Liberation Sans"/>
          <w:b/>
          <w:i w:val="0"/>
          <w:color w:val="2F5597"/>
          <w:sz w:val="25"/>
        </w:rPr>
        <w:t>7.3. Multiple named markers and screenshots</w:t>
      </w:r>
    </w:p>
    <w:p>
      <w:pPr>
        <w:pStyle w:val="ListBullet"/>
        <w:spacing w:after="60" w:line="247" w:lineRule="auto"/>
      </w:pPr>
      <w:r>
        <w:rPr>
          <w:rFonts w:ascii="Liberation Sans" w:hAnsi="Liberation Sans" w:eastAsia="Liberation Sans" w:cs="Liberation Sans"/>
          <w:b w:val="0"/>
          <w:i w:val="0"/>
          <w:color w:val="202124"/>
          <w:sz w:val="19"/>
        </w:rPr>
        <w:t>A session may contain multiple markers. Every marker has a timestamp, sequence number, editable label and optional note/screenshot reference.</w:t>
      </w:r>
    </w:p>
    <w:p>
      <w:pPr>
        <w:pStyle w:val="ListBullet"/>
        <w:spacing w:after="60" w:line="247" w:lineRule="auto"/>
      </w:pPr>
      <w:r>
        <w:t>Adding a marker is non-blocking. If no label is entered immediately, ReproDesk assigns “Marker N” and allows rename in Review. By default the marker also triggers an asynchronous target screenshot; this can be disabled per user/Target Profile.</w:t>
      </w:r>
    </w:p>
    <w:p>
      <w:pPr>
        <w:pStyle w:val="ListBullet"/>
        <w:spacing w:after="60" w:line="247" w:lineRule="auto"/>
      </w:pPr>
      <w:r>
        <w:t>Manual screenshots remain available as separate timestamped artifacts. Marker-triggered screenshots and manual screenshots share the same evidence model and can be included/excluded independently in derived reports.</w:t>
      </w:r>
    </w:p>
    <w:p>
      <w:pPr>
        <w:pStyle w:val="ListBullet"/>
        <w:spacing w:after="60" w:line="247" w:lineRule="auto"/>
      </w:pPr>
      <w:r>
        <w:rPr>
          <w:rFonts w:ascii="Liberation Sans" w:hAnsi="Liberation Sans" w:eastAsia="Liberation Sans" w:cs="Liberation Sans"/>
          <w:b w:val="0"/>
          <w:i w:val="0"/>
          <w:color w:val="202124"/>
          <w:sz w:val="19"/>
        </w:rPr>
        <w:t>System-generated markers (for example Target ended unexpectedly) are visually distinct from user markers and cannot be silently lost during review.</w:t>
      </w:r>
    </w:p>
    <w:p>
      <w:pPr>
        <w:pStyle w:val="Heading2"/>
        <w:keepNext/>
      </w:pPr>
      <w:r>
        <w:rPr>
          <w:rFonts w:ascii="Liberation Sans" w:hAnsi="Liberation Sans" w:eastAsia="Liberation Sans" w:cs="Liberation Sans"/>
          <w:b/>
          <w:i w:val="0"/>
          <w:color w:val="2F5597"/>
          <w:sz w:val="25"/>
        </w:rPr>
        <w:t>7.4. Hybrid start - separate Pre-session Context</w:t>
      </w:r>
    </w:p>
    <w:p>
      <w:pPr>
        <w:spacing w:after="60" w:line="247" w:lineRule="auto"/>
      </w:pPr>
      <w:commentRangeStart w:id="0"/>
      <w:r>
        <w:rPr>
          <w:rFonts w:ascii="Liberation Sans" w:hAnsi="Liberation Sans" w:eastAsia="Liberation Sans" w:cs="Liberation Sans"/>
          <w:b w:val="0"/>
          <w:i w:val="0"/>
          <w:color w:val="202124"/>
          <w:sz w:val="19"/>
        </w:rPr>
        <w:t>The default optional pre-start buffer is 30 seconds. ReproDesk must present this segment as a separate “Pre-session Context” block, not as if it were part of the deliberate reproduction from 00:00. In Review the user may Keep it unchanged, Trim its start/end, or Remove it. Only the retained portion enters the final replay/package. Events from Pre-session Context do not become core Steps to Reproduce by default unless the user explicitly promotes them.</w:t>
      </w:r>
      <w:commentRangeEnd w:id="0"/>
      <w:r>
        <w:rPr>
          <w:rStyle w:val="CommentReference"/>
        </w:rPr>
        <w:commentReference w:id="0"/>
      </w:r>
    </w:p>
    <w:p>
      <w:pPr>
        <w:pStyle w:val="Heading2"/>
        <w:keepNext/>
      </w:pPr>
      <w:r>
        <w:rPr>
          <w:rFonts w:ascii="Liberation Sans" w:hAnsi="Liberation Sans" w:eastAsia="Liberation Sans" w:cs="Liberation Sans"/>
          <w:b/>
          <w:i w:val="0"/>
          <w:color w:val="2F5597"/>
          <w:sz w:val="25"/>
        </w:rPr>
        <w:t>7.5. Multi-tab, popup and new-window workflows</w:t>
      </w:r>
    </w:p>
    <w:p>
      <w:pPr>
        <w:pStyle w:val="ListBullet"/>
        <w:spacing w:after="60" w:line="247" w:lineRule="auto"/>
      </w:pPr>
      <w:r>
        <w:rPr>
          <w:rFonts w:ascii="Liberation Sans" w:hAnsi="Liberation Sans" w:eastAsia="Liberation Sans" w:cs="Liberation Sans"/>
          <w:b w:val="0"/>
          <w:i w:val="0"/>
          <w:color w:val="202124"/>
          <w:sz w:val="19"/>
        </w:rPr>
        <w:t>One Target Profile is active at a time, but a real web flow may open related popups, new tabs or browser windows.</w:t>
      </w:r>
    </w:p>
    <w:p>
      <w:pPr>
        <w:pStyle w:val="ListBullet"/>
        <w:spacing w:after="60" w:line="247" w:lineRule="auto"/>
      </w:pPr>
      <w:r>
        <w:rPr>
          <w:rFonts w:ascii="Liberation Sans" w:hAnsi="Liberation Sans" w:eastAsia="Liberation Sans" w:cs="Liberation Sans"/>
          <w:b w:val="0"/>
          <w:i w:val="0"/>
          <w:color w:val="202124"/>
          <w:sz w:val="19"/>
        </w:rPr>
        <w:t>Approved domain/URL rules may allow expected related targets (for example qa.bank.example + auth.bank.example). Matching related targets can be proposed or auto-included only under an explicit policy.</w:t>
      </w:r>
    </w:p>
    <w:p>
      <w:pPr>
        <w:pStyle w:val="ListBullet"/>
        <w:spacing w:after="60" w:line="247" w:lineRule="auto"/>
      </w:pPr>
      <w:r>
        <w:rPr>
          <w:rFonts w:ascii="Liberation Sans" w:hAnsi="Liberation Sans" w:eastAsia="Liberation Sans" w:cs="Liberation Sans"/>
          <w:b w:val="0"/>
          <w:i w:val="0"/>
          <w:color w:val="202124"/>
          <w:sz w:val="19"/>
        </w:rPr>
        <w:t>Unknown/third-party origins are not silently captured. ReproDesk pauses for that target and asks whether it should be included; if not approved, it remains outside the evidence scope.</w:t>
      </w:r>
    </w:p>
    <w:p>
      <w:pPr>
        <w:pStyle w:val="ListBullet"/>
        <w:spacing w:after="60" w:line="247" w:lineRule="auto"/>
      </w:pPr>
      <w:r>
        <w:rPr>
          <w:rFonts w:ascii="Liberation Sans" w:hAnsi="Liberation Sans" w:eastAsia="Liberation Sans" w:cs="Liberation Sans"/>
          <w:b w:val="0"/>
          <w:i w:val="0"/>
          <w:color w:val="202124"/>
          <w:sz w:val="19"/>
        </w:rPr>
        <w:t>The timeline clearly records target transitions between the main tab and included related tabs/windows without exposing unrelated tabs.</w:t>
      </w:r>
    </w:p>
    <w:p>
      <w:pPr>
        <w:pStyle w:val="Heading2"/>
        <w:keepNext/>
      </w:pPr>
      <w:r>
        <w:rPr>
          <w:rFonts w:ascii="Liberation Sans" w:hAnsi="Liberation Sans" w:eastAsia="Liberation Sans" w:cs="Liberation Sans"/>
          <w:b/>
          <w:i w:val="0"/>
          <w:color w:val="2F5597"/>
          <w:sz w:val="25"/>
        </w:rPr>
        <w:t>7.6. Privacy Pause and visible state</w:t>
      </w:r>
    </w:p>
    <w:p>
      <w:pPr>
        <w:pStyle w:val="ListBullet"/>
        <w:spacing w:after="60" w:line="247" w:lineRule="auto"/>
      </w:pPr>
      <w:r>
        <w:t>Switching away from the approved target causes Automatic Privacy Pause. Baseline behavior pauses visual capture, DOM/action collection and configured diagnostics together; no foreign content or background diagnostic collection continues silently. A future explicit Target Profile/admin policy may allow specific target-owned diagnostics to continue.</w:t>
      </w:r>
    </w:p>
    <w:p>
      <w:pPr>
        <w:pStyle w:val="ListBullet"/>
        <w:spacing w:after="60" w:line="247" w:lineRule="auto"/>
      </w:pPr>
      <w:r>
        <w:rPr>
          <w:rFonts w:ascii="Liberation Sans" w:hAnsi="Liberation Sans" w:eastAsia="Liberation Sans" w:cs="Liberation Sans"/>
          <w:b w:val="0"/>
          <w:i w:val="0"/>
          <w:color w:val="202124"/>
          <w:sz w:val="19"/>
        </w:rPr>
        <w:t>Manual Pause is different: it never auto-resumes until the user explicitly resumes.</w:t>
      </w:r>
    </w:p>
    <w:p>
      <w:pPr>
        <w:pStyle w:val="ListBullet"/>
        <w:spacing w:after="60" w:line="247" w:lineRule="auto"/>
      </w:pPr>
      <w:r>
        <w:rPr>
          <w:rFonts w:ascii="Liberation Sans" w:hAnsi="Liberation Sans" w:eastAsia="Liberation Sans" w:cs="Liberation Sans"/>
          <w:b w:val="0"/>
          <w:i w:val="0"/>
          <w:color w:val="202124"/>
          <w:sz w:val="19"/>
        </w:rPr>
        <w:t>The toolbar badge and side panel must always reflect the real capture state. A state label may use color, but color is never the only indicator.</w:t>
      </w:r>
    </w:p>
    <w:p>
      <w:pPr>
        <w:pStyle w:val="ListBullet"/>
        <w:spacing w:after="60" w:line="247" w:lineRule="auto"/>
      </w:pPr>
      <w:r>
        <w:rPr>
          <w:rFonts w:ascii="Liberation Sans" w:hAnsi="Liberation Sans" w:eastAsia="Liberation Sans" w:cs="Liberation Sans"/>
          <w:b w:val="0"/>
          <w:i w:val="0"/>
          <w:color w:val="202124"/>
          <w:sz w:val="19"/>
        </w:rPr>
        <w:t>If the capture stream fails, the UI changes immediately to Error / Not Recording rather than leaving a stale REC/Armed indicator.</w:t>
      </w:r>
    </w:p>
    <w:p>
      <w:pPr>
        <w:pStyle w:val="Heading2"/>
        <w:keepNext/>
      </w:pPr>
      <w:r>
        <w:rPr>
          <w:rFonts w:ascii="Liberation Sans" w:hAnsi="Liberation Sans" w:eastAsia="Liberation Sans" w:cs="Liberation Sans"/>
          <w:b/>
          <w:i w:val="0"/>
          <w:color w:val="2F5597"/>
          <w:sz w:val="25"/>
        </w:rPr>
        <w:t>7.7. Target crash / fatal termination</w:t>
      </w:r>
    </w:p>
    <w:p>
      <w:pPr>
        <w:pStyle w:val="ListBullet"/>
        <w:spacing w:after="60" w:line="247" w:lineRule="auto"/>
      </w:pPr>
      <w:r>
        <w:rPr>
          <w:rFonts w:ascii="Liberation Sans" w:hAnsi="Liberation Sans" w:eastAsia="Liberation Sans" w:cs="Liberation Sans"/>
          <w:b w:val="0"/>
          <w:i w:val="0"/>
          <w:color w:val="202124"/>
          <w:sz w:val="19"/>
        </w:rPr>
        <w:t>If the selected tab, browser target or future native target closes/crashes/becomes unavailable unexpectedly during a Repro Session, ReproDesk must not follow the user into another tab/application.</w:t>
      </w:r>
    </w:p>
    <w:p>
      <w:pPr>
        <w:pStyle w:val="ListBullet"/>
        <w:spacing w:after="60" w:line="247" w:lineRule="auto"/>
      </w:pPr>
      <w:r>
        <w:rPr>
          <w:rFonts w:ascii="Liberation Sans" w:hAnsi="Liberation Sans" w:eastAsia="Liberation Sans" w:cs="Liberation Sans"/>
          <w:b w:val="0"/>
          <w:i w:val="0"/>
          <w:color w:val="202124"/>
          <w:sz w:val="19"/>
        </w:rPr>
        <w:t>The session enters a distinct terminal state such as “Target ended unexpectedly - recording stopped”, freezes all already-captured evidence and stops further visual/input capture.</w:t>
      </w:r>
    </w:p>
    <w:p>
      <w:pPr>
        <w:pStyle w:val="ListBullet"/>
        <w:spacing w:after="60" w:line="247" w:lineRule="auto"/>
      </w:pPr>
      <w:r>
        <w:rPr>
          <w:rFonts w:ascii="Liberation Sans" w:hAnsi="Liberation Sans" w:eastAsia="Liberation Sans" w:cs="Liberation Sans"/>
          <w:b w:val="0"/>
          <w:i w:val="0"/>
          <w:color w:val="202124"/>
          <w:sz w:val="19"/>
        </w:rPr>
        <w:t>ReproDesk adds a system marker at the final known target timestamp and preserves any permitted target-owned diagnostics/log entries that were already configured.</w:t>
      </w:r>
    </w:p>
    <w:p>
      <w:pPr>
        <w:pStyle w:val="ListBullet"/>
        <w:spacing w:after="60" w:line="247" w:lineRule="auto"/>
      </w:pPr>
      <w:r>
        <w:rPr>
          <w:rFonts w:ascii="Liberation Sans" w:hAnsi="Liberation Sans" w:eastAsia="Liberation Sans" w:cs="Liberation Sans"/>
          <w:b w:val="0"/>
          <w:i w:val="0"/>
          <w:color w:val="202124"/>
          <w:sz w:val="19"/>
        </w:rPr>
        <w:t>In Review, the user classifies the outcome: UI/Application crashed, fatal error and closed, tab crashed, browser closed, application became unresponsive, or Other; a free-text comment may be added.</w:t>
      </w:r>
    </w:p>
    <w:p>
      <w:pPr>
        <w:pStyle w:val="ListBullet"/>
        <w:spacing w:after="60" w:line="247" w:lineRule="auto"/>
      </w:pPr>
      <w:r>
        <w:rPr>
          <w:rFonts w:ascii="Liberation Sans" w:hAnsi="Liberation Sans" w:eastAsia="Liberation Sans" w:cs="Liberation Sans"/>
          <w:b w:val="0"/>
          <w:i w:val="0"/>
          <w:color w:val="202124"/>
          <w:sz w:val="19"/>
        </w:rPr>
        <w:t>If the reason cannot be proven, the report uses cautious language such as “Target became unavailable” rather than inventing a crash cause.</w:t>
      </w:r>
    </w:p>
    <w:p>
      <w:pPr>
        <w:pStyle w:val="Heading2"/>
        <w:keepNext/>
      </w:pPr>
      <w:r>
        <w:rPr>
          <w:rFonts w:ascii="Liberation Sans" w:hAnsi="Liberation Sans" w:eastAsia="Liberation Sans" w:cs="Liberation Sans"/>
          <w:b/>
          <w:i w:val="0"/>
          <w:color w:val="2F5597"/>
          <w:sz w:val="25"/>
        </w:rPr>
        <w:t>7.8. Future native Target Profile behavior</w:t>
      </w:r>
    </w:p>
    <w:p>
      <w:pPr>
        <w:spacing w:after="60" w:line="247" w:lineRule="auto"/>
      </w:pPr>
      <w:r>
        <w:rPr>
          <w:rFonts w:ascii="Liberation Sans" w:hAnsi="Liberation Sans" w:eastAsia="Liberation Sans" w:cs="Liberation Sans"/>
          <w:b w:val="0"/>
          <w:i w:val="0"/>
          <w:color w:val="202124"/>
          <w:sz w:val="19"/>
        </w:rPr>
        <w:t>For native desktop expansion, a Target Profile represents one primary application/product. Target-owned modal/dialog windows and reliably correlated child processes may remain inside scope; separate “trusted companion” applications such as an external log viewer are deferred until after the first native pilot. Whole-desktop capture is never a silent fallback.</w:t>
      </w:r>
    </w:p>
    <w:p>
      <w:pPr>
        <w:pStyle w:val="Heading2"/>
        <w:keepNext/>
      </w:pPr>
      <w:r>
        <w:rPr>
          <w:rFonts w:ascii="Liberation Sans" w:hAnsi="Liberation Sans" w:eastAsia="Liberation Sans" w:cs="Liberation Sans"/>
          <w:b/>
          <w:i w:val="0"/>
          <w:color w:val="2F5597"/>
          <w:sz w:val="25"/>
        </w:rPr>
        <w:t>7.9. Failure path: capture is unavailable</w:t>
      </w:r>
    </w:p>
    <w:p>
      <w:pPr>
        <w:spacing w:after="60" w:line="247" w:lineRule="auto"/>
      </w:pPr>
      <w:r>
        <w:rPr>
          <w:rFonts w:ascii="Liberation Sans" w:hAnsi="Liberation Sans" w:eastAsia="Liberation Sans" w:cs="Liberation Sans"/>
          <w:b w:val="0"/>
          <w:i w:val="0"/>
          <w:color w:val="202124"/>
          <w:sz w:val="19"/>
        </w:rPr>
        <w:t>ReproDesk must show an explicit Not Recording/Error state with a human-readable reason. It must never imply that evidence is being captured when the actual media/collector pipeline is not healthy.</w:t>
      </w:r>
    </w:p>
    <w:p>
      <w:pPr>
        <w:pStyle w:val="Heading2"/>
      </w:pPr>
      <w:r>
        <w:rPr>
          <w:rFonts w:ascii="Liberation Sans" w:hAnsi="Liberation Sans" w:eastAsia="Liberation Sans" w:cs="Liberation Sans"/>
          <w:b/>
          <w:color w:val="2F5597"/>
          <w:sz w:val="25"/>
        </w:rPr>
        <w:t>7.10. Recovered Session after recorder/browser interruption</w:t>
      </w:r>
    </w:p>
    <w:p>
      <w:pPr/>
      <w:r>
        <w:rPr>
          <w:rFonts w:ascii="Liberation Sans" w:hAnsi="Liberation Sans" w:eastAsia="Liberation Sans" w:cs="Liberation Sans"/>
          <w:color w:val="202124"/>
          <w:sz w:val="19"/>
        </w:rPr>
        <w:t>If Chrome, the extension, the offscreen recorder or the device session ends unexpectedly, ReproDesk does not pretend the prior session completed normally. On the next viable startup it checks the Recovery Journal and committed local chunks.</w:t>
      </w:r>
    </w:p>
    <w:p>
      <w:pPr/>
      <w:r>
        <w:t>If valid evidence exists, the user sees “Recovered Session - recording ended unexpectedly” with the last committed timestamp and can open Review, add a comment/classification, export or delete the recovered evidence. Unreviewed recovered evidence is retained for 7 days by default (configurable/admin policy); once explicitly saved it follows normal saved-evidence retention. The product must clearly distinguish “target crashed” from “ReproDesk/browser interrupted” when that distinction is known.</w:t>
      </w:r>
    </w:p>
    <w:p>
      <w:pPr>
        <w:pStyle w:val="Heading2"/>
      </w:pPr>
      <w:r>
        <w:rPr>
          <w:rFonts w:ascii="Liberation Sans" w:hAnsi="Liberation Sans" w:eastAsia="Liberation Sans" w:cs="Liberation Sans"/>
          <w:b/>
          <w:color w:val="2F5597"/>
          <w:sz w:val="25"/>
        </w:rPr>
        <w:t>7.11. Visual sensitive-data review</w:t>
      </w:r>
    </w:p>
    <w:p>
      <w:pPr/>
      <w:r>
        <w:rPr>
          <w:rFonts w:ascii="Liberation Sans" w:hAnsi="Liberation Sans" w:eastAsia="Liberation Sans" w:cs="Liberation Sans"/>
          <w:color w:val="202124"/>
          <w:sz w:val="19"/>
        </w:rPr>
        <w:t>Because approved-tab video records rendered pixels, sensitive values may appear even though ReproDesk never persists keyboard events or editable DOM values. Baseline evidence remains local until Review and the UI explicitly reminds the user to inspect visible sensitive content before export.</w:t>
      </w:r>
    </w:p>
    <w:p>
      <w:pPr/>
      <w:r>
        <w:rPr>
          <w:rFonts w:ascii="Liberation Sans" w:hAnsi="Liberation Sans" w:eastAsia="Liberation Sans" w:cs="Liberation Sans"/>
          <w:color w:val="202124"/>
          <w:sz w:val="19"/>
        </w:rPr>
        <w:t>Pilot reporting adds manual redaction/blur for selected screenshot/video regions or removable segments. Automatic masking/selectors may later be saved in a Target Profile, but the MVP does not claim perfect automatic secret detection.</w:t>
      </w:r>
    </w:p>
    <w:p>
      <w:pPr>
        <w:pStyle w:val="Heading2"/>
      </w:pPr>
      <w:r>
        <w:t>7.12. Long-running Armed mode and workday lifecycle</w:t>
      </w:r>
    </w:p>
    <w:p>
      <w:pPr/>
      <w:r>
        <w:t>A QA engineer may keep one approved site Armed for 8+ hours. ReproDesk must not accumulate an 8-hour hidden history. The default 90-second ring contains only temporary media chunks and matching semantic/action events from the most recent real-time retention window; configurable windows remain 30/60/90/120 seconds.</w:t>
      </w:r>
    </w:p>
    <w:p>
      <w:pPr/>
      <w:r>
        <w:t>Old temporary chunks/events age out continuously. Privacy Pause does not freeze retention time: while paused, existing temporary evidence continues to expire, so after a pause longer than the retention window the ring may be empty. Returning to the target begins refilling it from that moment.</w:t>
      </w:r>
    </w:p>
    <w:p>
      <w:pPr/>
      <w:r>
        <w:t>Save Last Replay pins the relevant pre-trigger chunks plus configured post-trigger tail as saved evidence. Armed mode immediately continues with a new rolling window. Saved/pinned evidence is never silently deleted to make room for temporary ring data; only temporary data can be evicted automatically.</w:t>
      </w:r>
    </w:p>
    <w:p>
      <w:pPr>
        <w:pStyle w:val="Heading2"/>
      </w:pPr>
      <w:r>
        <w:t>7.13. Multiple defects from one capture session</w:t>
      </w:r>
    </w:p>
    <w:p>
      <w:pPr/>
      <w:r>
        <w:t>If one execution reveals several defects, Review supports “Create another bug from this session” / “Duplicate Report”. The new report references the same source session/media rather than copying it, while Title, Steps, Expected/Actual, Severity/Custom Fields, selected markers/screenshots/evidence range, template, filename and future tracker destination remain independent.</w:t>
      </w:r>
    </w:p>
    <w:p>
      <w:pPr>
        <w:pStyle w:val="Heading2"/>
      </w:pPr>
      <w:r>
        <w:t>7.14. AFK Mode - approved target left open</w:t>
      </w:r>
    </w:p>
    <w:p>
      <w:pPr/>
      <w:r>
        <w:t>AFK is a distinct state from Privacy Pause and Manual Pause. If the machine becomes locked, ReproDesk enters AFK immediately. If it remains unlocked but receives no user input, a configurable idle threshold is used; the working default is 10 minutes with 5/10/15/30 min/Off options. Detection relies on coarse active/idle/locked state, not captured key or mouse content.</w:t>
      </w:r>
    </w:p>
    <w:p>
      <w:pPr/>
      <w:r>
        <w:t>On AFK entry, video capture, DOM/action collection and encoder/chunk activity are suspended. Existing temporary ring evidence continues normal wall-clock aging and is not promoted to saved evidence merely because AFK occurred. This prevents overnight write churn while preserving the same bounded-retention rule.</w:t>
      </w:r>
    </w:p>
    <w:p>
      <w:pPr/>
      <w:r>
        <w:t>When activity returns and the approved target is still active, Armed mode may automatically restart a fresh/current ring and adds an AFK-gap system event. A deliberate Repro Session remains AFK-paused and requires explicit Resume or Finish so recording never restarts unexpectedly after a long absence. Tests that intentionally require inactivity can disable AFK protection for that session/Target Profile.</w:t>
      </w:r>
    </w:p>
    <w:p>
      <w:pPr>
        <w:pStyle w:val="Heading2"/>
      </w:pPr>
      <w:r>
        <w:t>7.15. Screenshot-only capture and annotated evidence</w:t>
      </w:r>
    </w:p>
    <w:p>
      <w:pPr/>
      <w:r>
        <w:t>Screenshot-only mode keeps the approved Target Profile/session active while continuous video and the video encoder are OFF. The user captures only important moments manually; permitted DOM/navigation/timeline semantics may continue so each image has useful context rather than becoming an isolated PNG.</w:t>
      </w:r>
    </w:p>
    <w:p>
      <w:pPr/>
      <w:r>
        <w:t>Each screenshot is a first-class Evidence Item with a unique evidence id, timestamp, source session, Target Profile/environment, privacy-safe URL/page metadata, browser/version and viewport context when available, current capture state, related marker and nearby safe timeline references. Query/fragment/editable values remain excluded by the same privacy policy as other evidence.</w:t>
      </w:r>
    </w:p>
    <w:p>
      <w:pPr/>
      <w:r>
        <w:t>Browser MVP exposes an obvious Screenshot button and a configurable supported extension shortcut (candidate Ctrl+Shift+S, validated for conflicts). Chrome extension commands do not promise direct binding to the physical Print Screen key; native Windows may evaluate that integration later.</w:t>
      </w:r>
    </w:p>
    <w:p>
      <w:pPr/>
      <w:r>
        <w:t>A lightweight editor can add arrows, rectangles, ellipses, lines, text/comments and selectable annotation colors, plus move/resize/delete and Undo/Redo. Blur/redaction reuses the same region tooling. The original screenshot stays immutable; annotations are stored non-destructively and exports create flattened derivatives when required.</w:t>
      </w:r>
    </w:p>
    <w:p>
      <w:pPr>
        <w:pStyle w:val="Heading1"/>
        <w:keepNext/>
        <w:widowControl/>
      </w:pPr>
      <w:bookmarkStart w:id="208" w:name="rd_h1_08"/>
      <w:r>
        <w:rPr>
          <w:rFonts w:ascii="Liberation Sans" w:hAnsi="Liberation Sans" w:eastAsia="Liberation Sans" w:cs="Liberation Sans"/>
          <w:b/>
          <w:color w:val="183B56"/>
          <w:sz w:val="33"/>
        </w:rPr>
        <w:t>8. Scope: MVP, next versions, and Out of Scope</w:t>
      </w:r>
      <w:bookmarkEnd w:id="208"/>
    </w:p>
    <w:p>
      <w:pPr>
        <w:pStyle w:val="Heading2"/>
        <w:keepNext/>
      </w:pPr>
      <w:r>
        <w:rPr>
          <w:rFonts w:ascii="Liberation Sans" w:hAnsi="Liberation Sans" w:eastAsia="Liberation Sans" w:cs="Liberation Sans"/>
          <w:b/>
          <w:i w:val="0"/>
          <w:color w:val="2F5597"/>
          <w:sz w:val="25"/>
        </w:rPr>
        <w:t>8.1. Technical browser MVP - Chrome first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Feature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Status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Standalone Chrome Manifest V3 extension; no separate desktop application or native background agent required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Explicitly select one Web Target / 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rolling buffer: 30/60/90/120 sec; default 90</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Post-trigger tail: 0/3/5/10 sec; default 5</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Repro Session Start / Pause / Resume / Finish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Optional 30-sec Pre-session Context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Multiple named markers + manual screenshots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Tab-only video capture; never whole browser/desktop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Safe DOM/navigation semantics; no editable values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 when user leaves approved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Popup/new-tab inclusion under explicit Target Profile rules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Visible state indicator: Armed / Recording + timer / Paused / Error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evidence freeze + system marker + user classification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 Review and full-fidelity Evidence Package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Keyboard event/content 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Clipboard capture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Arbitrary Network/Console/Runtime diagnostics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 baseline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Direct Jira/Azure DevOps creation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 baseline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Cloud account/team workspace/billing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desktop capture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 of browser technical MVP</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approved-tab video + privacy-filtered DOM semantics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 hypothesis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Approved Semantic Scope and Active Video Target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reopen Recovered Session from committed evidence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 baseline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Microphone / camera capture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Automatic visual PII/secret detection and masking</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 baseline</w:t>
            </w:r>
          </w:p>
        </w:tc>
      </w:tr>
      <w:tr>
        <w:trPr>
          <w:cantSplit/>
        </w:trPr>
        <w:tc>
          <w:tcPr>
            <w:tcW w:type="dxa" w:w="5141"/>
            <w:vAlign w:val="center"/>
          </w:tcPr>
          <w:p>
            <w:pPr>
              <w:spacing w:before="0" w:after="0"/>
            </w:pPr>
            <w:r>
              <w:rPr>
                <w:sz w:val="17"/>
              </w:rPr>
              <w:t>AFK Mode: locked/idle suspension with explicit state and safe resume rules</w:t>
            </w:r>
          </w:p>
        </w:tc>
        <w:tc>
          <w:tcPr>
            <w:tcW w:type="dxa" w:w="5141"/>
            <w:vAlign w:val="center"/>
          </w:tcPr>
          <w:p>
            <w:pPr>
              <w:spacing w:before="0" w:after="0"/>
            </w:pPr>
            <w:r>
              <w:rPr>
                <w:sz w:val="17"/>
              </w:rPr>
              <w:t>IN</w:t>
            </w:r>
          </w:p>
        </w:tc>
      </w:tr>
      <w:tr>
        <w:trPr>
          <w:cantSplit/>
        </w:trPr>
        <w:tc>
          <w:tcPr>
            <w:tcW w:type="dxa" w:w="5141"/>
            <w:vAlign w:val="center"/>
          </w:tcPr>
          <w:p>
            <w:pPr>
              <w:spacing w:before="0" w:after="0"/>
            </w:pPr>
            <w:r>
              <w:rPr>
                <w:sz w:val="17"/>
              </w:rPr>
              <w:t>Screenshot-only mode: video OFF + manual target screenshots + permitted semantic/timeline metadata</w:t>
            </w:r>
          </w:p>
        </w:tc>
        <w:tc>
          <w:tcPr>
            <w:tcW w:type="dxa" w:w="5141"/>
            <w:vAlign w:val="center"/>
          </w:tcPr>
          <w:p>
            <w:pPr>
              <w:spacing w:before="0" w:after="0"/>
            </w:pPr>
            <w:r>
              <w:rPr>
                <w:sz w:val="17"/>
              </w:rPr>
              <w:t>IN</w:t>
            </w:r>
          </w:p>
        </w:tc>
      </w:tr>
      <w:tr>
        <w:trPr>
          <w:cantSplit/>
        </w:trPr>
        <w:tc>
          <w:tcPr>
            <w:tcW w:type="dxa" w:w="5141"/>
            <w:vAlign w:val="center"/>
          </w:tcPr>
          <w:p>
            <w:pPr>
              <w:spacing w:before="0" w:after="0"/>
            </w:pPr>
            <w:r>
              <w:rPr>
                <w:sz w:val="17"/>
              </w:rPr>
              <w:t>Direct physical Print Screen binding in Chrome extension</w:t>
            </w:r>
          </w:p>
        </w:tc>
        <w:tc>
          <w:tcPr>
            <w:tcW w:type="dxa" w:w="5141"/>
            <w:vAlign w:val="center"/>
          </w:tcPr>
          <w:p>
            <w:pPr>
              <w:spacing w:before="0" w:after="0"/>
            </w:pPr>
            <w:r>
              <w:rPr>
                <w:sz w:val="17"/>
              </w:rPr>
              <w:t>OUT browser MVP; supported shortcut/button instead</w:t>
            </w:r>
          </w:p>
        </w:tc>
      </w:tr>
      <w:tr>
        <w:trPr>
          <w:cantSplit/>
        </w:trPr>
        <w:tc>
          <w:tcPr>
            <w:tcW w:type="dxa" w:w="5141"/>
            <w:vAlign w:val="center"/>
          </w:tcPr>
          <w:p>
            <w:pPr>
              <w:spacing w:before="0" w:after="0"/>
            </w:pPr>
            <w:r>
              <w:rPr>
                <w:sz w:val="17"/>
              </w:rPr>
              <w:t>Built-in screenshot annotation editor (arrows/shapes/text/colors/blur-redaction)</w:t>
            </w:r>
          </w:p>
        </w:tc>
        <w:tc>
          <w:tcPr>
            <w:tcW w:type="dxa" w:w="5141"/>
            <w:vAlign w:val="center"/>
          </w:tcPr>
          <w:p>
            <w:pPr>
              <w:spacing w:before="0" w:after="0"/>
            </w:pPr>
            <w:r>
              <w:rPr>
                <w:sz w:val="17"/>
              </w:rPr>
              <w:t>IN pilot reporting layer</w:t>
            </w:r>
          </w:p>
        </w:tc>
      </w:tr>
    </w:tbl>
    <w:p>
      <w:pPr>
        <w:pStyle w:val="Heading2"/>
        <w:keepNext/>
      </w:pPr>
      <w:r>
        <w:rPr>
          <w:rFonts w:ascii="Liberation Sans" w:hAnsi="Liberation Sans" w:eastAsia="Liberation Sans" w:cs="Liberation Sans"/>
          <w:b/>
          <w:i w:val="0"/>
          <w:color w:val="2F5597"/>
          <w:sz w:val="25"/>
        </w:rPr>
        <w:t>8.2. Pilot reporting layer</w:t>
      </w:r>
    </w:p>
    <w:p>
      <w:pPr>
        <w:pStyle w:val="ListBullet"/>
        <w:spacing w:after="60" w:line="247" w:lineRule="auto"/>
      </w:pPr>
      <w:r>
        <w:rPr>
          <w:rFonts w:ascii="Liberation Sans" w:hAnsi="Liberation Sans" w:eastAsia="Liberation Sans" w:cs="Liberation Sans"/>
          <w:b w:val="0"/>
          <w:i w:val="0"/>
          <w:color w:val="202124"/>
          <w:sz w:val="19"/>
        </w:rPr>
        <w:t>Review/edit deterministic draft steps and Important Moments.</w:t>
      </w:r>
    </w:p>
    <w:p>
      <w:pPr>
        <w:pStyle w:val="ListBullet"/>
        <w:spacing w:after="60" w:line="247" w:lineRule="auto"/>
      </w:pPr>
      <w:r>
        <w:rPr>
          <w:rFonts w:ascii="Liberation Sans" w:hAnsi="Liberation Sans" w:eastAsia="Liberation Sans" w:cs="Liberation Sans"/>
          <w:b w:val="0"/>
          <w:i w:val="0"/>
          <w:color w:val="202124"/>
          <w:sz w:val="19"/>
        </w:rPr>
        <w:t>Report exports: TXT, DOCX and XLSX in addition to local HTML/JSON and the full ZIP Evidence Package. PDF may be added if it materially helps pilot users.</w:t>
      </w:r>
    </w:p>
    <w:p>
      <w:pPr>
        <w:pStyle w:val="ListBullet"/>
        <w:spacing w:after="60" w:line="247" w:lineRule="auto"/>
      </w:pPr>
      <w:r>
        <w:rPr>
          <w:rFonts w:ascii="Liberation Sans" w:hAnsi="Liberation Sans" w:eastAsia="Liberation Sans" w:cs="Liberation Sans"/>
          <w:b w:val="0"/>
          <w:i w:val="0"/>
          <w:color w:val="202124"/>
          <w:sz w:val="19"/>
        </w:rPr>
        <w:t>Well-designed default template for every supported report format.</w:t>
      </w:r>
    </w:p>
    <w:p>
      <w:pPr>
        <w:pStyle w:val="ListBullet"/>
        <w:spacing w:after="60" w:line="247" w:lineRule="auto"/>
      </w:pPr>
      <w:r>
        <w:rPr>
          <w:rFonts w:ascii="Liberation Sans" w:hAnsi="Liberation Sans" w:eastAsia="Liberation Sans" w:cs="Liberation Sans"/>
          <w:b w:val="0"/>
          <w:i w:val="0"/>
          <w:color w:val="202124"/>
          <w:sz w:val="19"/>
        </w:rPr>
        <w:t>Custom report templates with format-specific compatibility declaration/validation.</w:t>
      </w:r>
    </w:p>
    <w:p>
      <w:pPr>
        <w:pStyle w:val="ListBullet"/>
        <w:spacing w:after="60" w:line="247" w:lineRule="auto"/>
      </w:pPr>
      <w:r>
        <w:rPr>
          <w:rFonts w:ascii="Liberation Sans" w:hAnsi="Liberation Sans" w:eastAsia="Liberation Sans" w:cs="Liberation Sans"/>
          <w:b w:val="0"/>
          <w:i w:val="0"/>
          <w:color w:val="202124"/>
          <w:sz w:val="19"/>
        </w:rPr>
        <w:t>Export compatibility preview: unsupported template elements are explained before export; ReproDesk never silently drops screenshots/tables/attachments.</w:t>
      </w:r>
    </w:p>
    <w:p>
      <w:pPr>
        <w:pStyle w:val="ListBullet"/>
        <w:spacing w:after="60" w:line="247" w:lineRule="auto"/>
      </w:pPr>
      <w:r>
        <w:rPr>
          <w:rFonts w:ascii="Liberation Sans" w:hAnsi="Liberation Sans" w:eastAsia="Liberation Sans" w:cs="Liberation Sans"/>
          <w:b w:val="0"/>
          <w:i w:val="0"/>
          <w:color w:val="202124"/>
          <w:sz w:val="19"/>
        </w:rPr>
        <w:t>Configurable filename templates with safe placeholders, filename preview and manual override before save.</w:t>
      </w:r>
    </w:p>
    <w:p>
      <w:pPr>
        <w:pStyle w:val="ListBullet"/>
        <w:spacing w:after="60" w:line="247" w:lineRule="auto"/>
      </w:pPr>
      <w:r>
        <w:rPr>
          <w:rFonts w:ascii="Liberation Sans" w:hAnsi="Liberation Sans" w:eastAsia="Liberation Sans" w:cs="Liberation Sans"/>
          <w:b w:val="0"/>
          <w:i w:val="0"/>
          <w:color w:val="202124"/>
          <w:sz w:val="19"/>
        </w:rPr>
        <w:t>Microsoft Edge packaging/testing after Chrome workflow is stable.</w:t>
      </w:r>
    </w:p>
    <w:p>
      <w:pPr>
        <w:pStyle w:val="ListBullet"/>
        <w:spacing w:after="60" w:line="247" w:lineRule="auto"/>
      </w:pPr>
      <w:r>
        <w:rPr>
          <w:rFonts w:ascii="Liberation Sans" w:hAnsi="Liberation Sans" w:eastAsia="Liberation Sans" w:cs="Liberation Sans"/>
          <w:b w:val="0"/>
          <w:i w:val="0"/>
          <w:color w:val="202124"/>
          <w:sz w:val="19"/>
        </w:rPr>
        <w:t>Optional target-owned log attachment/slicing only after privacy behavior is proven.</w:t>
      </w:r>
    </w:p>
    <w:p>
      <w:pPr>
        <w:pStyle w:val="ListBullet"/>
      </w:pPr>
      <w:r>
        <w:rPr>
          <w:rFonts w:ascii="Liberation Sans" w:hAnsi="Liberation Sans" w:eastAsia="Liberation Sans" w:cs="Liberation Sans"/>
          <w:color w:val="202124"/>
          <w:sz w:val="19"/>
        </w:rPr>
        <w:t>Manual visual redaction/blur in Review for selected screenshots/video regions or removable segments.</w:t>
      </w:r>
    </w:p>
    <w:p>
      <w:pPr>
        <w:pStyle w:val="ListBullet"/>
      </w:pPr>
      <w:r>
        <w:rPr>
          <w:rFonts w:ascii="Liberation Sans" w:hAnsi="Liberation Sans" w:eastAsia="Liberation Sans" w:cs="Liberation Sans"/>
          <w:color w:val="202124"/>
          <w:sz w:val="19"/>
        </w:rPr>
        <w:t xml:space="preserve">Custom Fields model </w:t>
      </w:r>
      <w:del w:id="9001" w:author="Claude" w:date="2026-10-07T12:00:00Z">
        <w:r>
          <w:rPr>
            <w:rFonts w:ascii="Liberation Sans" w:hAnsi="Liberation Sans" w:eastAsia="Liberation Sans" w:cs="Liberation Sans"/>
            <w:color w:val="202124"/>
            <w:sz w:val="19"/>
          </w:rPr>
          <w:delText xml:space="preserve">(text/enum/boolean/number/date as needed)</w:delText>
        </w:r>
      </w:del>
      <w:ins w:id="9002" w:author="Claude" w:date="2026-10-07T12:00:00Z">
        <w:r>
          <w:rPr>
            <w:rFonts w:ascii="Liberation Sans" w:hAnsi="Liberation Sans" w:eastAsia="Liberation Sans" w:cs="Liberation Sans"/>
            <w:color w:val="202124"/>
            <w:sz w:val="19"/>
          </w:rPr>
          <w:t xml:space="preserve">(Short Text, Long Text, Single Select, Boolean and Date, as defined in 13.6)</w:t>
        </w:r>
      </w:ins>
      <w:r>
        <w:rPr>
          <w:rFonts w:ascii="Liberation Sans" w:hAnsi="Liberation Sans" w:eastAsia="Liberation Sans" w:cs="Liberation Sans"/>
          <w:color w:val="202124"/>
          <w:sz w:val="19"/>
        </w:rPr>
        <w:t xml:space="preserve"> used by templates, filenames and future tracker integrations.</w:t>
      </w:r>
    </w:p>
    <w:p>
      <w:pPr>
        <w:pStyle w:val="ListBullet"/>
      </w:pPr>
      <w:r>
        <w:rPr>
          <w:rFonts w:ascii="Liberation Sans" w:hAnsi="Liberation Sans" w:eastAsia="Liberation Sans" w:cs="Liberation Sans"/>
          <w:color w:val="202124"/>
          <w:sz w:val="19"/>
        </w:rPr>
        <w:t>Copy Report actions: Markdown and Plain Text first; HTML clipboard optional where safe.</w:t>
      </w:r>
    </w:p>
    <w:p>
      <w:pPr>
        <w:pStyle w:val="ListBullet"/>
      </w:pPr>
      <w:r>
        <w:rPr>
          <w:rFonts w:ascii="Liberation Sans" w:hAnsi="Liberation Sans" w:eastAsia="Liberation Sans" w:cs="Liberation Sans"/>
          <w:color w:val="202124"/>
          <w:sz w:val="19"/>
        </w:rPr>
        <w:t>Secure template ingestion: macro-enabled and active-content templates are rejected; imported templates are treated as untrusted data.</w:t>
      </w:r>
    </w:p>
    <w:p>
      <w:pPr>
        <w:pStyle w:val="ListBullet"/>
      </w:pPr>
      <w:r>
        <w:t>Generate multiple selected standalone formats in one export action; each format has its own compatible template, filename convention and validation result.</w:t>
      </w:r>
    </w:p>
    <w:p>
      <w:pPr>
        <w:pStyle w:val="ListBullet"/>
      </w:pPr>
      <w:r>
        <w:t>Create multiple independent Bug Reports from one Capture Session without duplicating the underlying media; each report selects only relevant evidence.</w:t>
      </w:r>
    </w:p>
    <w:p>
      <w:pPr>
        <w:pStyle w:val="ListBullet"/>
      </w:pPr>
      <w:r>
        <w:t>Marker screenshot default ON, configurable per user/Target Profile.</w:t>
      </w:r>
    </w:p>
    <w:p>
      <w:pPr>
        <w:pStyle w:val="ListBullet"/>
      </w:pPr>
      <w:r>
        <w:t>Screenshot annotation editor: arrows/shapes/text/comments/colors, Undo/Redo and blur/redaction, stored as a non-destructive annotation layer over immutable source evidence.</w:t>
      </w:r>
    </w:p>
    <w:p>
      <w:pPr>
        <w:pStyle w:val="Heading2"/>
        <w:keepNext/>
      </w:pPr>
      <w:r>
        <w:rPr>
          <w:rFonts w:ascii="Liberation Sans" w:hAnsi="Liberation Sans" w:eastAsia="Liberation Sans" w:cs="Liberation Sans"/>
          <w:b/>
          <w:i w:val="0"/>
          <w:color w:val="2F5597"/>
          <w:sz w:val="25"/>
        </w:rPr>
        <w:t>8.3. First commercial product</w:t>
      </w:r>
    </w:p>
    <w:p>
      <w:pPr>
        <w:pStyle w:val="ListBullet"/>
        <w:spacing w:after="60" w:line="247" w:lineRule="auto"/>
      </w:pPr>
      <w:r>
        <w:rPr>
          <w:rFonts w:ascii="Liberation Sans" w:hAnsi="Liberation Sans" w:eastAsia="Liberation Sans" w:cs="Liberation Sans"/>
          <w:b w:val="0"/>
          <w:i w:val="0"/>
          <w:color w:val="202124"/>
          <w:sz w:val="19"/>
        </w:rPr>
        <w:t>Jira Cloud/Data Center and/or Azure DevOps Services/Azure DevOps Server integration, chosen from pilot demand.</w:t>
      </w:r>
    </w:p>
    <w:p>
      <w:pPr>
        <w:pStyle w:val="ListBullet"/>
        <w:spacing w:after="60" w:line="247" w:lineRule="auto"/>
      </w:pPr>
      <w:r>
        <w:rPr>
          <w:rFonts w:ascii="Liberation Sans" w:hAnsi="Liberation Sans" w:eastAsia="Liberation Sans" w:cs="Liberation Sans"/>
          <w:b w:val="0"/>
          <w:i w:val="0"/>
          <w:color w:val="202124"/>
          <w:sz w:val="19"/>
        </w:rPr>
        <w:t>Enterprise-managed Target Profiles, permissions/policies, report templates and filename conventions.</w:t>
      </w:r>
    </w:p>
    <w:p>
      <w:pPr>
        <w:pStyle w:val="ListBullet"/>
        <w:spacing w:after="60" w:line="247" w:lineRule="auto"/>
      </w:pPr>
      <w:r>
        <w:rPr>
          <w:rFonts w:ascii="Liberation Sans" w:hAnsi="Liberation Sans" w:eastAsia="Liberation Sans" w:cs="Liberation Sans"/>
          <w:b w:val="0"/>
          <w:i w:val="0"/>
          <w:color w:val="202124"/>
          <w:sz w:val="19"/>
        </w:rPr>
        <w:t>Optional cloud/team sharing only through explicit upload and policy controls.</w:t>
      </w:r>
    </w:p>
    <w:p>
      <w:pPr>
        <w:pStyle w:val="ListBullet"/>
        <w:spacing w:after="60" w:line="247" w:lineRule="auto"/>
      </w:pPr>
      <w:r>
        <w:rPr>
          <w:rFonts w:ascii="Liberation Sans" w:hAnsi="Liberation Sans" w:eastAsia="Liberation Sans" w:cs="Liberation Sans"/>
          <w:b w:val="0"/>
          <w:i w:val="0"/>
          <w:color w:val="202124"/>
          <w:sz w:val="19"/>
        </w:rPr>
        <w:t>AI-assisted wording/summarization after explicit consent; AI never decides what data is safe to collect.</w:t>
      </w:r>
    </w:p>
    <w:p>
      <w:pPr>
        <w:pStyle w:val="ListBullet"/>
        <w:spacing w:after="60" w:line="247" w:lineRule="auto"/>
      </w:pPr>
      <w:r>
        <w:rPr>
          <w:rFonts w:ascii="Liberation Sans" w:hAnsi="Liberation Sans" w:eastAsia="Liberation Sans" w:cs="Liberation Sans"/>
          <w:b w:val="0"/>
          <w:i w:val="0"/>
          <w:color w:val="202124"/>
          <w:sz w:val="19"/>
        </w:rPr>
        <w:t>Advanced Debug Context only if customers explicitly need it and permission/security spikes succeed.</w:t>
      </w:r>
    </w:p>
    <w:p>
      <w:pPr>
        <w:pStyle w:val="Heading2"/>
        <w:keepNext/>
      </w:pPr>
      <w:r>
        <w:rPr>
          <w:rFonts w:ascii="Liberation Sans" w:hAnsi="Liberation Sans" w:eastAsia="Liberation Sans" w:cs="Liberation Sans"/>
          <w:b/>
          <w:i w:val="0"/>
          <w:color w:val="2F5597"/>
          <w:sz w:val="25"/>
        </w:rPr>
        <w:t>8.4. Native desktop expansion</w:t>
      </w:r>
    </w:p>
    <w:p>
      <w:pPr>
        <w:pStyle w:val="ListBullet"/>
        <w:spacing w:after="60" w:line="247" w:lineRule="auto"/>
      </w:pPr>
      <w:r>
        <w:rPr>
          <w:rFonts w:ascii="Liberation Sans" w:hAnsi="Liberation Sans" w:eastAsia="Liberation Sans" w:cs="Liberation Sans"/>
          <w:b w:val="0"/>
          <w:i w:val="0"/>
          <w:color w:val="202124"/>
          <w:sz w:val="19"/>
        </w:rPr>
        <w:t>Windows native client after browser validation; working stack remains C#/.NET with a dedicated user-session CaptureWorker rather than a privileged Windows Service.</w:t>
      </w:r>
    </w:p>
    <w:p>
      <w:pPr>
        <w:pStyle w:val="ListBullet"/>
        <w:spacing w:after="60" w:line="247" w:lineRule="auto"/>
      </w:pPr>
      <w:r>
        <w:rPr>
          <w:rFonts w:ascii="Liberation Sans" w:hAnsi="Liberation Sans" w:eastAsia="Liberation Sans" w:cs="Liberation Sans"/>
          <w:b w:val="0"/>
          <w:i w:val="0"/>
          <w:color w:val="202124"/>
          <w:sz w:val="19"/>
        </w:rPr>
        <w:t>Native target version can be included in a report when the user enables the setting and the version can be reliably read.</w:t>
      </w:r>
    </w:p>
    <w:p>
      <w:pPr>
        <w:pStyle w:val="ListBullet"/>
        <w:spacing w:after="60" w:line="247" w:lineRule="auto"/>
      </w:pPr>
      <w:r>
        <w:rPr>
          <w:rFonts w:ascii="Liberation Sans" w:hAnsi="Liberation Sans" w:eastAsia="Liberation Sans" w:cs="Liberation Sans"/>
          <w:b w:val="0"/>
          <w:i w:val="0"/>
          <w:color w:val="202124"/>
          <w:sz w:val="19"/>
        </w:rPr>
        <w:t>macOS native client follows only after Windows native demand and permission/capture feasibility justify it.</w:t>
      </w:r>
    </w:p>
    <w:p>
      <w:pPr>
        <w:pStyle w:val="ListBullet"/>
        <w:spacing w:after="60" w:line="247" w:lineRule="auto"/>
      </w:pPr>
      <w:r>
        <w:rPr>
          <w:rFonts w:ascii="Liberation Sans" w:hAnsi="Liberation Sans" w:eastAsia="Liberation Sans" w:cs="Liberation Sans"/>
          <w:b w:val="0"/>
          <w:i w:val="0"/>
          <w:color w:val="202124"/>
          <w:sz w:val="19"/>
        </w:rPr>
        <w:t>Browser and native implementations share a platform-neutral Report/Evidence schema; they do not need to share implementation language.</w:t>
      </w:r>
    </w:p>
    <w:p>
      <w:pPr>
        <w:pStyle w:val="Heading2"/>
        <w:keepNext/>
      </w:pPr>
      <w:r>
        <w:rPr>
          <w:rFonts w:ascii="Liberation Sans" w:hAnsi="Liberation Sans" w:eastAsia="Liberation Sans" w:cs="Liberation Sans"/>
          <w:b/>
          <w:i w:val="0"/>
          <w:color w:val="2F5597"/>
          <w:sz w:val="25"/>
        </w:rPr>
        <w:t>8.5. Out of Scope for the first stage</w:t>
      </w:r>
    </w:p>
    <w:p>
      <w:pPr>
        <w:pStyle w:val="ListBullet"/>
        <w:spacing w:after="60" w:line="247" w:lineRule="auto"/>
      </w:pPr>
      <w:r>
        <w:rPr>
          <w:rFonts w:ascii="Liberation Sans" w:hAnsi="Liberation Sans" w:eastAsia="Liberation Sans" w:cs="Liberation Sans"/>
          <w:b w:val="0"/>
          <w:i w:val="0"/>
          <w:color w:val="202124"/>
          <w:sz w:val="19"/>
        </w:rPr>
        <w:t>Test automation recorder/playback and visual regression.</w:t>
      </w:r>
    </w:p>
    <w:p>
      <w:pPr>
        <w:pStyle w:val="ListBullet"/>
        <w:spacing w:after="60" w:line="247" w:lineRule="auto"/>
      </w:pPr>
      <w:r>
        <w:rPr>
          <w:rFonts w:ascii="Liberation Sans" w:hAnsi="Liberation Sans" w:eastAsia="Liberation Sans" w:cs="Liberation Sans"/>
          <w:b w:val="0"/>
          <w:i w:val="0"/>
          <w:color w:val="202124"/>
          <w:sz w:val="19"/>
        </w:rPr>
        <w:t>Employee monitoring or broad browser/desktop surveillance.</w:t>
      </w:r>
    </w:p>
    <w:p>
      <w:pPr>
        <w:pStyle w:val="ListBullet"/>
        <w:spacing w:after="60" w:line="247" w:lineRule="auto"/>
      </w:pPr>
      <w:r>
        <w:rPr>
          <w:rFonts w:ascii="Liberation Sans" w:hAnsi="Liberation Sans" w:eastAsia="Liberation Sans" w:cs="Liberation Sans"/>
          <w:b w:val="0"/>
          <w:i w:val="0"/>
          <w:color w:val="202124"/>
          <w:sz w:val="19"/>
        </w:rPr>
        <w:t>Keylogging, clipboard capture, password capture, unrestricted form values.</w:t>
      </w:r>
    </w:p>
    <w:p>
      <w:pPr>
        <w:pStyle w:val="ListBullet"/>
        <w:spacing w:after="60" w:line="247" w:lineRule="auto"/>
      </w:pPr>
      <w:r>
        <w:rPr>
          <w:rFonts w:ascii="Liberation Sans" w:hAnsi="Liberation Sans" w:eastAsia="Liberation Sans" w:cs="Liberation Sans"/>
          <w:b w:val="0"/>
          <w:i w:val="0"/>
          <w:color w:val="202124"/>
          <w:sz w:val="19"/>
        </w:rPr>
        <w:t>Always-on cloud upload.</w:t>
      </w:r>
    </w:p>
    <w:p>
      <w:pPr>
        <w:pStyle w:val="ListBullet"/>
        <w:spacing w:after="60" w:line="247" w:lineRule="auto"/>
      </w:pPr>
      <w:r>
        <w:rPr>
          <w:rFonts w:ascii="Liberation Sans" w:hAnsi="Liberation Sans" w:eastAsia="Liberation Sans" w:cs="Liberation Sans"/>
          <w:b w:val="0"/>
          <w:i w:val="0"/>
          <w:color w:val="202124"/>
          <w:sz w:val="19"/>
        </w:rPr>
        <w:t>Advanced DevTools/Network/Console capture as a baseline dependency.</w:t>
      </w:r>
    </w:p>
    <w:p>
      <w:pPr>
        <w:pStyle w:val="ListBullet"/>
        <w:spacing w:after="60" w:line="247" w:lineRule="auto"/>
      </w:pPr>
      <w:r>
        <w:rPr>
          <w:rFonts w:ascii="Liberation Sans" w:hAnsi="Liberation Sans" w:eastAsia="Liberation Sans" w:cs="Liberation Sans"/>
          <w:b w:val="0"/>
          <w:i w:val="0"/>
          <w:color w:val="202124"/>
          <w:sz w:val="19"/>
        </w:rPr>
        <w:t>Internet Explorer / IE Mode and obsolete browser engines.</w:t>
      </w:r>
    </w:p>
    <w:p>
      <w:pPr>
        <w:pStyle w:val="ListBullet"/>
        <w:spacing w:after="60" w:line="247" w:lineRule="auto"/>
      </w:pPr>
      <w:r>
        <w:rPr>
          <w:rFonts w:ascii="Liberation Sans" w:hAnsi="Liberation Sans" w:eastAsia="Liberation Sans" w:cs="Liberation Sans"/>
          <w:b w:val="0"/>
          <w:i w:val="0"/>
          <w:color w:val="202124"/>
          <w:sz w:val="19"/>
        </w:rPr>
        <w:t>Mobile capture.</w:t>
      </w:r>
    </w:p>
    <w:p>
      <w:pPr>
        <w:pStyle w:val="ListBullet"/>
        <w:spacing w:after="60" w:line="247" w:lineRule="auto"/>
      </w:pPr>
      <w:r>
        <w:rPr>
          <w:rFonts w:ascii="Liberation Sans" w:hAnsi="Liberation Sans" w:eastAsia="Liberation Sans" w:cs="Liberation Sans"/>
          <w:b w:val="0"/>
          <w:i w:val="0"/>
          <w:color w:val="202124"/>
          <w:sz w:val="19"/>
        </w:rPr>
        <w:t>Native desktop feature parity before browser validation.</w:t>
      </w:r>
    </w:p>
    <w:p>
      <w:pPr>
        <w:pStyle w:val="Heading1"/>
        <w:keepNext/>
        <w:widowControl/>
      </w:pPr>
      <w:bookmarkStart w:id="209" w:name="rd_h1_09"/>
      <w:r>
        <w:rPr>
          <w:rFonts w:ascii="Liberation Sans" w:hAnsi="Liberation Sans" w:eastAsia="Liberation Sans" w:cs="Liberation Sans"/>
          <w:b/>
          <w:color w:val="183B56"/>
          <w:sz w:val="33"/>
        </w:rPr>
        <w:t>9. MVP functional requirements</w:t>
      </w:r>
      <w:bookmarkEnd w:id="209"/>
    </w:p>
    <w:p>
      <w:pPr>
        <w:pStyle w:val="Heading2"/>
        <w:keepNext/>
      </w:pPr>
      <w:r>
        <w:rPr>
          <w:rFonts w:ascii="Liberation Sans" w:hAnsi="Liberation Sans" w:eastAsia="Liberation Sans" w:cs="Liberation Sans"/>
          <w:b/>
          <w:i w:val="0"/>
          <w:color w:val="2F5597"/>
          <w:sz w:val="25"/>
        </w:rPr>
        <w:t>9.1. Capture and session lifecycle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Maintain target-only rolling replay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After 10+ minutes Armed, saving replay returns only configured recent range; older chunks are expired.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 retention default 90 sec; configurable 30/60/90/120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Setting applies to next/current safe buffer without extension restart.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Post-trigger tail default 5 sec; configurable 0/3/5/10</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Saved replay contains configured tail while UI immediately confirms trigger accepted.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 encoded chunks; do not keep full raw history in memory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Memory contains bounded active frame/media buffers; historical replay uses local chunks/blobs.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deliberate 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15+ minute session survives beyond rolling retention.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Pause/Resume with distinct Manual vs Privacy states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Manual Pause never auto-resumes; Privacy Pause may auto-resume when approved target returns.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 default 30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Review shows it separately and supports Keep / Trim / Remove.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Finish deterministically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chunks/events flush and Review opens without corrupting previous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Long-session guardrails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Non-blocking warning at 30 min; configurable limits/free-disk safeguards prevent runaway storage.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CAP-10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Crash/target-ended terminal state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loss immediately freezes evidence, stops capture and creates a system event/marker.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Persist Recovery Journal during active capture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After forced browser/extension/offscreen termination, next startup identifies the interrupted session and last committed chunk without claiming a clean Finish.</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 committed evidence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 Session can enter Review/export/delete; corrupt/incomplete tail is excluded rather than corrupting earlier valid evidence.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CAP-13</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Video-only baseline media policy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Recorder requests video only for baseline capture; tab audio, microphone and camera are not collected.</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CAP-14</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Armed mode is a fixed-duration real-time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8+ hours Armed, temporary media and semantic events still cover only the configured recent 30/60/90/120-sec window; no hidden workday history accumulates.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CAP-15</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does not freeze rolling retention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Temporary chunks/events continue aging while paused; after a pause longer than retention the temporary ring may be empty.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CAP-16</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evidence and immediately continues Armed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Pre-trigger chunks + post-trigger tail become protected saved evidence while a new temporary ring continues without waiting for Review/export.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CAP-17</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 evidence cannot be silently evicted for temporary capture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Low quota may evict temporary ring data or stop Armed honestly, but cannot delete saved/pinned sessions without explicit retention policy/user action.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CAP-18</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health is capture state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Quota/disk/storage-write failure changes UI to warning or Error/Not Recording and preserves last committed evidence; never show stale Armed/REC.</w:t>
            </w:r>
          </w:p>
        </w:tc>
      </w:tr>
      <w:tr>
        <w:trPr>
          <w:cantSplit/>
        </w:trPr>
        <w:tc>
          <w:tcPr>
            <w:tcW w:type="dxa" w:w="3427"/>
            <w:vAlign w:val="center"/>
          </w:tcPr>
          <w:p>
            <w:pPr>
              <w:spacing w:before="0" w:after="0"/>
            </w:pPr>
            <w:r>
              <w:rPr>
                <w:sz w:val="17"/>
              </w:rPr>
              <w:t>CAP-19</w:t>
            </w:r>
          </w:p>
        </w:tc>
        <w:tc>
          <w:tcPr>
            <w:tcW w:type="dxa" w:w="3427"/>
            <w:vAlign w:val="center"/>
          </w:tcPr>
          <w:p>
            <w:pPr>
              <w:spacing w:before="0" w:after="0"/>
            </w:pPr>
            <w:r>
              <w:rPr>
                <w:sz w:val="17"/>
              </w:rPr>
              <w:t>AFK is a distinct capture state</w:t>
            </w:r>
          </w:p>
        </w:tc>
        <w:tc>
          <w:tcPr>
            <w:tcW w:type="dxa" w:w="3427"/>
            <w:vAlign w:val="center"/>
          </w:tcPr>
          <w:p>
            <w:pPr>
              <w:spacing w:before="0" w:after="0"/>
            </w:pPr>
            <w:r>
              <w:rPr>
                <w:sz w:val="17"/>
              </w:rPr>
              <w:t>Locked state suspends capture immediately; unlocked idle enters AFK after configurable threshold (working default 10 min) without reading input content.</w:t>
            </w:r>
          </w:p>
        </w:tc>
      </w:tr>
      <w:tr>
        <w:trPr>
          <w:cantSplit/>
        </w:trPr>
        <w:tc>
          <w:tcPr>
            <w:tcW w:type="dxa" w:w="3427"/>
            <w:vAlign w:val="center"/>
          </w:tcPr>
          <w:p>
            <w:pPr>
              <w:spacing w:before="0" w:after="0"/>
            </w:pPr>
            <w:r>
              <w:rPr>
                <w:sz w:val="17"/>
              </w:rPr>
              <w:t>CAP-20</w:t>
            </w:r>
          </w:p>
        </w:tc>
        <w:tc>
          <w:tcPr>
            <w:tcW w:type="dxa" w:w="3427"/>
            <w:vAlign w:val="center"/>
          </w:tcPr>
          <w:p>
            <w:pPr>
              <w:spacing w:before="0" w:after="0"/>
            </w:pPr>
            <w:r>
              <w:rPr>
                <w:sz w:val="17"/>
              </w:rPr>
              <w:t>AFK resume differs by workflow</w:t>
            </w:r>
          </w:p>
        </w:tc>
        <w:tc>
          <w:tcPr>
            <w:tcW w:type="dxa" w:w="3427"/>
            <w:vAlign w:val="center"/>
          </w:tcPr>
          <w:p>
            <w:pPr>
              <w:spacing w:before="0" w:after="0"/>
            </w:pPr>
            <w:r>
              <w:rPr>
                <w:sz w:val="17"/>
              </w:rPr>
              <w:t>Armed may auto-resume when user becomes active on the approved target; AFK-paused Repro Session requires explicit Resume or Finish.</w:t>
            </w:r>
          </w:p>
        </w:tc>
      </w:tr>
      <w:tr>
        <w:trPr>
          <w:cantSplit/>
        </w:trPr>
        <w:tc>
          <w:tcPr>
            <w:tcW w:type="dxa" w:w="3427"/>
            <w:vAlign w:val="center"/>
          </w:tcPr>
          <w:p>
            <w:pPr>
              <w:spacing w:before="0" w:after="0"/>
            </w:pPr>
            <w:r>
              <w:rPr>
                <w:sz w:val="17"/>
              </w:rPr>
              <w:t>CAP-21</w:t>
            </w:r>
          </w:p>
        </w:tc>
        <w:tc>
          <w:tcPr>
            <w:tcW w:type="dxa" w:w="3427"/>
            <w:vAlign w:val="center"/>
          </w:tcPr>
          <w:p>
            <w:pPr>
              <w:spacing w:before="0" w:after="0"/>
            </w:pPr>
            <w:r>
              <w:rPr>
                <w:sz w:val="17"/>
              </w:rPr>
              <w:t>Screenshot-only capture mode</w:t>
            </w:r>
          </w:p>
        </w:tc>
        <w:tc>
          <w:tcPr>
            <w:tcW w:type="dxa" w:w="3427"/>
            <w:vAlign w:val="center"/>
          </w:tcPr>
          <w:p>
            <w:pPr>
              <w:spacing w:before="0" w:after="0"/>
            </w:pPr>
            <w:r>
              <w:rPr>
                <w:sz w:val="17"/>
              </w:rPr>
              <w:t>Video/encoder stay OFF while manual screenshots and allowed semantics/timeline remain available inside the approved target.</w:t>
            </w:r>
          </w:p>
        </w:tc>
      </w:tr>
    </w:tbl>
    <w:p>
      <w:pPr>
        <w:pStyle w:val="Heading2"/>
        <w:keepNext/>
      </w:pPr>
      <w:r>
        <w:rPr>
          <w:rFonts w:ascii="Liberation Sans" w:hAnsi="Liberation Sans" w:eastAsia="Liberation Sans" w:cs="Liberation Sans"/>
          <w:b/>
          <w:i w:val="0"/>
          <w:color w:val="2F5597"/>
          <w:sz w:val="25"/>
        </w:rPr>
        <w:t>9.2. Web target and multi-tab behavior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Select one explicit Web Target / Target Profile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never interprets “record Chrome” as all tabs/windows.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Capture only approved tab content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Replay/screenshots contain target page only; browser chrome/other tabs/apps/OS notifications are absent.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WEB-03</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Conservative structural DOM semantics by default</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Baseline retains tag/role/type/state/structural fingerprint. Human-readable text, aria/accessibility labels, id and data-testid are retained only after deterministic filtering/policy because any of them may contain PII.</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URL minimization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stored URL metadata = origin + path; query string and fragment excluded.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Pause outside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Tab switch/unapproved navigation -&gt; privacy pause; return -&gt; auto-resume unless Manual Pause.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WEB-06</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Approved semantic scope may auto-include; pixel capture remains explicit</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Allowlisted related origins/tabs may enter semantic scope under Target Profile policy; a new Active Video Target is never silently claimed and follows Chrome user-gesture/activeTab rules.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baseline debugger dependency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Core capture/reporting works without chrome.debugger Network/Console/Runtime access.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WEB-08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semantic approval from pixel capture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can allow related origins/tabs semantically while UI/report records which tab was the Active Video Target at each moment.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WEB-09</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Never silently claim cross-tab video continuity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 Chrome permission/user-gesture constraints prevent capture transfer to a newly opened tab, ReproDesk pauses/marks the pixel stream and asks for the minimum explicit action required.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WEB-10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Track challenging rendering primitives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Canvas/WebGL/iframe/Shadow DOM/virtualized UI behavior is tested explicitly; pixel video may preserve visuals even when semantics are partial.</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WEB-11</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support policy is explicit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Technical architecture floor Chrome 116; release supports current stable + previous two major versions unless a validated enterprise exception is published.</w:t>
            </w:r>
          </w:p>
        </w:tc>
      </w:tr>
    </w:tbl>
    <w:p>
      <w:pPr>
        <w:pStyle w:val="Heading2"/>
        <w:keepNext/>
      </w:pPr>
      <w:r>
        <w:rPr>
          <w:rFonts w:ascii="Liberation Sans" w:hAnsi="Liberation Sans" w:eastAsia="Liberation Sans" w:cs="Liberation Sans"/>
          <w:b/>
          <w:i w:val="0"/>
          <w:color w:val="2F5597"/>
          <w:sz w:val="25"/>
        </w:rPr>
        <w:t>9.3. Action timeline and data minimization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Record mouse/click/focus/navigation semantics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Timeline reconstructs key user actions with timestamps and safe target context.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ACT-02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subsystem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keydown/keyup characters or typed text are persisted.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 or editable values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DOM/UI values from text/password/editable controls are discarded before persistence.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ACT-04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Preserve raw timeline separately from draft steps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can inspect evidence even when deterministic step collapsing is imperfect.</w:t>
            </w:r>
          </w:p>
        </w:tc>
      </w:tr>
    </w:tbl>
    <w:p>
      <w:pPr>
        <w:pStyle w:val="Heading2"/>
        <w:keepNext/>
      </w:pPr>
      <w:r>
        <w:rPr>
          <w:rFonts w:ascii="Liberation Sans" w:hAnsi="Liberation Sans" w:eastAsia="Liberation Sans" w:cs="Liberation Sans"/>
          <w:b/>
          <w:i w:val="0"/>
          <w:color w:val="2F5597"/>
          <w:sz w:val="25"/>
        </w:rPr>
        <w:t>9.4. Repro Session controls and markers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must confirm success immediately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changes to Recording and elapsed timer starts only after capture pipeline acknowledges readiness.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non-blocking markers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Marker persists in target &lt;100 ms; default label Marker N; rename later.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screenshots are timestamped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Screenshot links to exact timeline point and may be associated with marker.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System markers are distinct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Crash/target-ended markers cannot be silently deleted as ordinary user notes.</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Target-ended review classification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Review prompts for crash/fatal close/tab crash/browser closed/unresponsive/Other + free-text comment.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SES-06</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screenshot default ON, asynchronous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is committed immediately; screenshot capture follows asynchronously and failure to capture image does not lose the marker. User/Target Profile may disable auto-screenshot.</w:t>
            </w:r>
          </w:p>
        </w:tc>
      </w:tr>
      <w:tr>
        <w:trPr>
          <w:cantSplit/>
        </w:trPr>
        <w:tc>
          <w:tcPr>
            <w:tcW w:type="dxa" w:w="3427"/>
            <w:vAlign w:val="center"/>
          </w:tcPr>
          <w:p>
            <w:pPr>
              <w:spacing w:before="0" w:after="0"/>
            </w:pPr>
            <w:r>
              <w:rPr>
                <w:sz w:val="17"/>
              </w:rPr>
              <w:t>SES-07</w:t>
            </w:r>
          </w:p>
        </w:tc>
        <w:tc>
          <w:tcPr>
            <w:tcW w:type="dxa" w:w="3427"/>
            <w:vAlign w:val="center"/>
          </w:tcPr>
          <w:p>
            <w:pPr>
              <w:spacing w:before="0" w:after="0"/>
            </w:pPr>
            <w:r>
              <w:rPr>
                <w:sz w:val="17"/>
              </w:rPr>
              <w:t>Manual screenshot command is explicit and non-blocking</w:t>
            </w:r>
          </w:p>
        </w:tc>
        <w:tc>
          <w:tcPr>
            <w:tcW w:type="dxa" w:w="3427"/>
            <w:vAlign w:val="center"/>
          </w:tcPr>
          <w:p>
            <w:pPr>
              <w:spacing w:before="0" w:after="0"/>
            </w:pPr>
            <w:r>
              <w:rPr>
                <w:sz w:val="17"/>
              </w:rPr>
              <w:t>Screenshot button/supported configurable shortcut captures approved visible target context and timestamps it without enabling video.</w:t>
            </w:r>
          </w:p>
        </w:tc>
      </w:tr>
      <w:tr>
        <w:trPr>
          <w:cantSplit/>
        </w:trPr>
        <w:tc>
          <w:tcPr>
            <w:tcW w:type="dxa" w:w="3427"/>
            <w:vAlign w:val="center"/>
          </w:tcPr>
          <w:p>
            <w:pPr>
              <w:spacing w:before="0" w:after="0"/>
            </w:pPr>
            <w:r>
              <w:rPr>
                <w:sz w:val="17"/>
              </w:rPr>
              <w:t>SES-08</w:t>
            </w:r>
          </w:p>
        </w:tc>
        <w:tc>
          <w:tcPr>
            <w:tcW w:type="dxa" w:w="3427"/>
            <w:vAlign w:val="center"/>
          </w:tcPr>
          <w:p>
            <w:pPr>
              <w:spacing w:before="0" w:after="0"/>
            </w:pPr>
            <w:r>
              <w:rPr>
                <w:sz w:val="17"/>
              </w:rPr>
              <w:t>Screenshot failure does not falsify session state</w:t>
            </w:r>
          </w:p>
        </w:tc>
        <w:tc>
          <w:tcPr>
            <w:tcW w:type="dxa" w:w="3427"/>
            <w:vAlign w:val="center"/>
          </w:tcPr>
          <w:p>
            <w:pPr>
              <w:spacing w:before="0" w:after="0"/>
            </w:pPr>
            <w:r>
              <w:rPr>
                <w:sz w:val="17"/>
              </w:rPr>
              <w:t>Failed image capture reports a local error for that Evidence Item; it does not create a fake successful screenshot or change unrelated saved evidence.</w:t>
            </w:r>
          </w:p>
        </w:tc>
      </w:tr>
    </w:tbl>
    <w:p>
      <w:pPr>
        <w:pStyle w:val="Heading2"/>
        <w:keepNext/>
      </w:pPr>
      <w:r>
        <w:rPr>
          <w:rFonts w:ascii="Liberation Sans" w:hAnsi="Liberation Sans" w:eastAsia="Liberation Sans" w:cs="Liberation Sans"/>
          <w:b/>
          <w:i w:val="0"/>
          <w:color w:val="2F5597"/>
          <w:sz w:val="25"/>
        </w:rPr>
        <w:t>9.5. Privacy and visible state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Fail closed on target-isolation uncertainty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Unsupported state suspends capture rather than broadening to whole browser/desktop.</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Never persist foreign target identity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gaps do not store unrelated tab titles/URLs/app identities.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must reflect actual capture health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Stale REC/Armed indication is impossible after stream/collector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frame/event leaves device without explicit future sharing action.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Diagnostics are explicit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Only configured/allowed target diagnostics can be included; arbitrary console/network content is not baseline.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PRIV-06</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Rendered pixels are classified as potentially sensitive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Privacy copy never implies that “no input values” means the video contains no PII/secrets.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PRIV-07</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Local review before external sharing</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capture remains local through Review; user can inspect/delete evidence before any future upload or external integration action.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audio/mic/camera baseline collection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tab audio, microphone or camera data is requested or persisted in MVP.</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PRIV-09</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Template import is untrusted input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Reject macro-enabled/active-content templates and prevent template processing from executing external code or unsafe embedded objects.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PRIV-10</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pauses all baseline collectors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Visual, DOM/action and configured diagnostic collection all pause by default. Any future diagnostic continuation requires explicit Target Profile/admin policy and visible state.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PRIV-11</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Human-readable DOM metadata is not assumed safe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Accessible labels, visible text, id/data-testid/title may contain PII; persistence requires deterministic filtering/policy rather than field-name trust.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PRIV-12</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Required visual mask has health/fail-closed behavior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If a required selector/DOM-anchored mask cannot be resolved, strict policy warns and pauses/fails closed rather than claiming protection.</w:t>
            </w:r>
          </w:p>
        </w:tc>
      </w:tr>
      <w:tr>
        <w:trPr>
          <w:cantSplit/>
        </w:trPr>
        <w:tc>
          <w:tcPr>
            <w:tcW w:type="dxa" w:w="3427"/>
            <w:vAlign w:val="center"/>
          </w:tcPr>
          <w:p>
            <w:pPr>
              <w:spacing w:before="0" w:after="0"/>
            </w:pPr>
            <w:r>
              <w:rPr>
                <w:sz w:val="17"/>
              </w:rPr>
              <w:t>PRIV-13</w:t>
            </w:r>
          </w:p>
        </w:tc>
        <w:tc>
          <w:tcPr>
            <w:tcW w:type="dxa" w:w="3427"/>
            <w:vAlign w:val="center"/>
          </w:tcPr>
          <w:p>
            <w:pPr>
              <w:spacing w:before="0" w:after="0"/>
            </w:pPr>
            <w:r>
              <w:rPr>
                <w:sz w:val="17"/>
              </w:rPr>
              <w:t>AFK detection stores state, not input contents</w:t>
            </w:r>
          </w:p>
        </w:tc>
        <w:tc>
          <w:tcPr>
            <w:tcW w:type="dxa" w:w="3427"/>
            <w:vAlign w:val="center"/>
          </w:tcPr>
          <w:p>
            <w:pPr>
              <w:spacing w:before="0" w:after="0"/>
            </w:pPr>
            <w:r>
              <w:rPr>
                <w:sz w:val="17"/>
              </w:rPr>
              <w:t>Only active/idle/locked transitions and timestamps are needed; no keystroke/mouse content is persisted to decide AFK.</w:t>
            </w:r>
          </w:p>
        </w:tc>
      </w:tr>
      <w:tr>
        <w:trPr>
          <w:cantSplit/>
        </w:trPr>
        <w:tc>
          <w:tcPr>
            <w:tcW w:type="dxa" w:w="3427"/>
            <w:vAlign w:val="center"/>
          </w:tcPr>
          <w:p>
            <w:pPr>
              <w:spacing w:before="0" w:after="0"/>
            </w:pPr>
            <w:r>
              <w:rPr>
                <w:sz w:val="17"/>
              </w:rPr>
              <w:t>PRIV-14</w:t>
            </w:r>
          </w:p>
        </w:tc>
        <w:tc>
          <w:tcPr>
            <w:tcW w:type="dxa" w:w="3427"/>
            <w:vAlign w:val="center"/>
          </w:tcPr>
          <w:p>
            <w:pPr>
              <w:spacing w:before="0" w:after="0"/>
            </w:pPr>
            <w:r>
              <w:rPr>
                <w:sz w:val="17"/>
              </w:rPr>
              <w:t>Screenshot metadata follows the same minimization policy</w:t>
            </w:r>
          </w:p>
        </w:tc>
        <w:tc>
          <w:tcPr>
            <w:tcW w:type="dxa" w:w="3427"/>
            <w:vAlign w:val="center"/>
          </w:tcPr>
          <w:p>
            <w:pPr>
              <w:spacing w:before="0" w:after="0"/>
            </w:pPr>
            <w:r>
              <w:rPr>
                <w:sz w:val="17"/>
              </w:rPr>
              <w:t>Screenshot URL/title/DOM context is filtered exactly like other evidence; no query/fragment/editable values are added merely because the evidence is an image.</w:t>
            </w:r>
          </w:p>
        </w:tc>
      </w:tr>
    </w:tbl>
    <w:p>
      <w:pPr>
        <w:pStyle w:val="Heading2"/>
        <w:keepNext/>
      </w:pPr>
      <w:r>
        <w:rPr>
          <w:rFonts w:ascii="Liberation Sans" w:hAnsi="Liberation Sans" w:eastAsia="Liberation Sans" w:cs="Liberation Sans"/>
          <w:b/>
          <w:i w:val="0"/>
          <w:color w:val="2F5597"/>
          <w:sz w:val="25"/>
        </w:rPr>
        <w:t>9.6. Report model and generation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Generate deterministic draft Steps without AI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Draft uses observed DOM/navigation/events; user can edit/delete before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Expected Result remains user-authored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ReproDesk never silently infers intended behavior.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Important Moments section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Named markers and system events appear with timestamps/links.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Pre-session Context excluded from core steps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Only explicitly promoted pre-session events become Steps.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outcome is explicit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states capture ended because target became unavailable/terminated, using cautious wording when cause uncertain.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REP-06</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Custom Fields independent of renderer</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Severity/Module/Build/Sprint/etc. live in Report Model and can be required/validated before export.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REP-07</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Recovered-session outcome is explicit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Report differentiates Target Ended from Recorder/Browser Interrupted when known and includes last committed evidence timestamp.</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REP-08</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can produce multiple independent Bug Reports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share source evidence references but independently edit Title/Steps/Expected/Actual/Custom Fields/evidence selection/template/filename/destination.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REP-09</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 evidence selection is explicit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Each bug report selects relevant markers/screenshots/time range; unrelated session evidence is not silently attached merely because it exists in the source session.</w:t>
            </w:r>
          </w:p>
        </w:tc>
      </w:tr>
      <w:tr>
        <w:trPr>
          <w:cantSplit/>
        </w:trPr>
        <w:tc>
          <w:tcPr>
            <w:tcW w:type="dxa" w:w="3427"/>
            <w:vAlign w:val="center"/>
          </w:tcPr>
          <w:p>
            <w:pPr>
              <w:spacing w:before="0" w:after="0"/>
            </w:pPr>
            <w:r>
              <w:rPr>
                <w:sz w:val="17"/>
              </w:rPr>
              <w:t>REP-10</w:t>
            </w:r>
          </w:p>
        </w:tc>
        <w:tc>
          <w:tcPr>
            <w:tcW w:type="dxa" w:w="3427"/>
            <w:vAlign w:val="center"/>
          </w:tcPr>
          <w:p>
            <w:pPr>
              <w:spacing w:before="0" w:after="0"/>
            </w:pPr>
            <w:r>
              <w:rPr>
                <w:sz w:val="17"/>
              </w:rPr>
              <w:t>Screenshot is a first-class Evidence Item</w:t>
            </w:r>
          </w:p>
        </w:tc>
        <w:tc>
          <w:tcPr>
            <w:tcW w:type="dxa" w:w="3427"/>
            <w:vAlign w:val="center"/>
          </w:tcPr>
          <w:p>
            <w:pPr>
              <w:spacing w:before="0" w:after="0"/>
            </w:pPr>
            <w:r>
              <w:rPr>
                <w:sz w:val="17"/>
              </w:rPr>
              <w:t>Report/review can reference screenshot id, timestamp, target/environment/browser context, marker and nearby safe timeline events independently of video.</w:t>
            </w:r>
          </w:p>
        </w:tc>
      </w:tr>
      <w:tr>
        <w:trPr>
          <w:cantSplit/>
        </w:trPr>
        <w:tc>
          <w:tcPr>
            <w:tcW w:type="dxa" w:w="3427"/>
            <w:vAlign w:val="center"/>
          </w:tcPr>
          <w:p>
            <w:pPr>
              <w:spacing w:before="0" w:after="0"/>
            </w:pPr>
            <w:r>
              <w:rPr>
                <w:sz w:val="17"/>
              </w:rPr>
              <w:t>REP-11</w:t>
            </w:r>
          </w:p>
        </w:tc>
        <w:tc>
          <w:tcPr>
            <w:tcW w:type="dxa" w:w="3427"/>
            <w:vAlign w:val="center"/>
          </w:tcPr>
          <w:p>
            <w:pPr>
              <w:spacing w:before="0" w:after="0"/>
            </w:pPr>
            <w:r>
              <w:rPr>
                <w:sz w:val="17"/>
              </w:rPr>
              <w:t>Annotations are non-destructive and report-aware</w:t>
            </w:r>
          </w:p>
        </w:tc>
        <w:tc>
          <w:tcPr>
            <w:tcW w:type="dxa" w:w="3427"/>
            <w:vAlign w:val="center"/>
          </w:tcPr>
          <w:p>
            <w:pPr>
              <w:spacing w:before="0" w:after="0"/>
            </w:pPr>
            <w:r>
              <w:rPr>
                <w:sz w:val="17"/>
              </w:rPr>
              <w:t>Original screenshot remains immutable; one source image may have different annotation layers in different derived Bug Reports without duplicating or overwriting the source.</w:t>
            </w:r>
          </w:p>
        </w:tc>
      </w:tr>
    </w:tbl>
    <w:p>
      <w:pPr>
        <w:pStyle w:val="Heading2"/>
        <w:keepNext/>
      </w:pPr>
      <w:r>
        <w:rPr>
          <w:rFonts w:ascii="Liberation Sans" w:hAnsi="Liberation Sans" w:eastAsia="Liberation Sans" w:cs="Liberation Sans"/>
          <w:b/>
          <w:i w:val="0"/>
          <w:color w:val="2F5597"/>
          <w:sz w:val="25"/>
        </w:rPr>
        <w:t>9.7. Export, templates and filenames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Full-fidelity ZIP Evidence Package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Contains replay, screenshots, structured events/session metadata and generated report(s); optional logs only if allowed.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Standalone report formats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supports TXT, DOCX and XLSX; HTML remains local baseline; PDF is optional.</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Default template per supported format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Every export is useful without company customization.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Custom templates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User/company can upload or define a template compatible with one or more output formats.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Compatibility validation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Before export, unsupported elements are listed with reasons; no silent data loss.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Graceful fallback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Where possible convert table -&gt; text or embed asset reference; otherwise require different format.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templates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Support safe placeholders such as title/app/date/time/environment/session type/ticket ID when available.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Manual filename override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Save dialog previews generated name and permits manual edit unless locked by enterprise policy.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safety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Sanitize illegal characters/reserved names/path traversal and resolve collisions predictably.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Report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Review supports Copy as Markdown and Copy as Plain Text from the same Report Model; clipboard output follows template/custom-field validation.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Secure template types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custom templates accept only non-macro/approved document types; .docm/.xlsm or active executable content are rejected.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Evidence Manifest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Package manifest records schema/product/browser/capture-policy versions, included artifacts and optional hashes.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EXP-13</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 in one action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User selects one or more report formats; ReproDesk validates each format/template independently and generates all successful selected outputs without repeating Review.</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EXP-14</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Per-format template and filename in multi-export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DOCX/XLSX/TXT/etc. may each use a different compatible template and filename rule; one format incompatibility is reported specifically and does not silently alter another format.</w:t>
            </w:r>
          </w:p>
        </w:tc>
      </w:tr>
      <w:tr>
        <w:trPr>
          <w:cantSplit/>
        </w:trPr>
        <w:tc>
          <w:tcPr>
            <w:tcW w:type="dxa" w:w="3427"/>
            <w:vAlign w:val="center"/>
          </w:tcPr>
          <w:p>
            <w:pPr>
              <w:spacing w:before="0" w:after="0"/>
            </w:pPr>
            <w:r>
              <w:rPr>
                <w:sz w:val="17"/>
              </w:rPr>
              <w:t>EXP-15</w:t>
            </w:r>
          </w:p>
        </w:tc>
        <w:tc>
          <w:tcPr>
            <w:tcW w:type="dxa" w:w="3427"/>
            <w:vAlign w:val="center"/>
          </w:tcPr>
          <w:p>
            <w:pPr>
              <w:spacing w:before="0" w:after="0"/>
            </w:pPr>
            <w:r>
              <w:rPr>
                <w:sz w:val="17"/>
              </w:rPr>
              <w:t>Annotated screenshot export preserves source evidence</w:t>
            </w:r>
          </w:p>
        </w:tc>
        <w:tc>
          <w:tcPr>
            <w:tcW w:type="dxa" w:w="3427"/>
            <w:vAlign w:val="center"/>
          </w:tcPr>
          <w:p>
            <w:pPr>
              <w:spacing w:before="0" w:after="0"/>
            </w:pPr>
            <w:r>
              <w:rPr>
                <w:sz w:val="17"/>
              </w:rPr>
              <w:t>Standalone reports may embed a flattened annotated derivative; Evidence Package retains the original plus annotation model/derivative references as policy permits.</w:t>
            </w:r>
          </w:p>
        </w:tc>
      </w:tr>
    </w:tbl>
    <w:p>
      <w:pPr>
        <w:pStyle w:val="Heading2"/>
        <w:keepNext/>
      </w:pPr>
      <w:r>
        <w:rPr>
          <w:rFonts w:ascii="Liberation Sans" w:hAnsi="Liberation Sans" w:eastAsia="Liberation Sans" w:cs="Liberation Sans"/>
          <w:b/>
          <w:i w:val="0"/>
          <w:color w:val="2F5597"/>
          <w:sz w:val="25"/>
        </w:rPr>
        <w:t>9.8. Future native desktop requirement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Optional application-version field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Setting “Include application version in report”; show value only when reliably detected, otherwise omit/unavailable.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native 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Target-owned dialogs/child processes may be correlated; separate trusted-companion apps are deferred.</w:t>
            </w:r>
          </w:p>
        </w:tc>
      </w:tr>
    </w:tbl>
    <w:p>
      <w:pPr>
        <w:pStyle w:val="Heading1"/>
        <w:keepNext/>
        <w:widowControl/>
      </w:pPr>
      <w:bookmarkStart w:id="210" w:name="rd_h1_10"/>
      <w:r>
        <w:rPr>
          <w:rFonts w:ascii="Liberation Sans" w:hAnsi="Liberation Sans" w:eastAsia="Liberation Sans" w:cs="Liberation Sans"/>
          <w:b/>
          <w:color w:val="183B56"/>
          <w:sz w:val="33"/>
        </w:rPr>
        <w:t>10. Non-functional requirements</w:t>
      </w:r>
      <w:bookmarkEnd w:id="210"/>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Category</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Planning target / rule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Comment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CPU</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Low enough that QA leaves extension Armed during work</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Measure on controlled low/mid/high hardware; do not publish a number before spikes.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Memory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Bounded; no unbounded media/blob accumulation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Rolling history stored as bounded chunks; review/export releases temp data predictably.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 storage</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Bounded temporary ring + protected saved evidence; explicit storage budget/health</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Temporary ring stays roughly constant for Armed mode; deliberate/saved sessions grow by duration. Quota/low-space failure must be explicit and must not silently delete saved evidence.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Trigger latency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sees accepted trigger in &lt;250 ms planning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Post-trigger tail may continue after visual acknowledgement.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correctness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UI state matches real capture pipeline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false Armed/REC state after stream/service-worker/offscreen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Service-worker resilience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critical session state exists only in MV3 service-worker globals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Persist session state so service-worker suspension/restart does not silently corrupt capture.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Core capture/review/export works offline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Local-first principle.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Compatibility</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Chrome first; architecture floor 116; shipping support current stable + previous two majors</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Re-evaluate minimum at release and test Edge separately; do not assume Chromium parity.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isolation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Zero unrelated tab/app/notification content in exported evidence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Release-blocking gate.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Long sessions</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30/60 min deliberate sessions + 8+ hour Armed endurance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Repro Session uses pinned non-ring storage; Armed remains bounded rolling retention. Test warnings, quota and integrity separately.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durability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Committed chunks/session journal survive realistic browser/extension interruption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Never promise recovery of uncommitted tail; preserve last known-good evidence.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fidelity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Canvas/WebGL/iframe visuals are evaluated against DOM-replay competitors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Measure whether pixel capture preserves materially useful evidence without unacceptable QA slowdown.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No-audio baseline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Zero audio/microphone/camera tracks or permissions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Release-gate privacy assertion.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Schema compatibility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Report/Evidence schema supports forward migration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Old local packages should remain inspectable/exportable within a documented compatibility window.</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writes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Sustainable over 8+ hour Armed workday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Measure total bytes written, chunk churn, encoder behavior and device impact; optimize FPS/bitrate/chunk cadence rather than accumulating history.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Recovered evidence retention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7 days default if never reviewed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Configurable/admin policy; explicit save promotes evidence to normal saved retention.</w:t>
            </w:r>
          </w:p>
        </w:tc>
      </w:tr>
      <w:tr>
        <w:trPr>
          <w:cantSplit/>
        </w:trPr>
        <w:tc>
          <w:tcPr>
            <w:tcW w:type="dxa" w:w="3427"/>
            <w:vAlign w:val="center"/>
          </w:tcPr>
          <w:p>
            <w:pPr>
              <w:spacing w:before="0" w:after="0"/>
            </w:pPr>
            <w:r>
              <w:rPr>
                <w:sz w:val="17"/>
              </w:rPr>
              <w:t>AFK efficiency</w:t>
            </w:r>
          </w:p>
        </w:tc>
        <w:tc>
          <w:tcPr>
            <w:tcW w:type="dxa" w:w="3427"/>
            <w:vAlign w:val="center"/>
          </w:tcPr>
          <w:p>
            <w:pPr>
              <w:spacing w:before="0" w:after="0"/>
            </w:pPr>
            <w:r>
              <w:rPr>
                <w:sz w:val="17"/>
              </w:rPr>
              <w:t>No active media encoding/chunk churn while AFK</w:t>
            </w:r>
          </w:p>
        </w:tc>
        <w:tc>
          <w:tcPr>
            <w:tcW w:type="dxa" w:w="3427"/>
            <w:vAlign w:val="center"/>
          </w:tcPr>
          <w:p>
            <w:pPr>
              <w:spacing w:before="0" w:after="0"/>
            </w:pPr>
            <w:r>
              <w:rPr>
                <w:sz w:val="17"/>
              </w:rPr>
              <w:t>AFK is intended to reduce overnight/away resource use; measure suspend/resume reliability and idle false positives.</w:t>
            </w:r>
          </w:p>
        </w:tc>
      </w:tr>
      <w:tr>
        <w:trPr>
          <w:cantSplit/>
        </w:trPr>
        <w:tc>
          <w:tcPr>
            <w:tcW w:type="dxa" w:w="3427"/>
            <w:vAlign w:val="center"/>
          </w:tcPr>
          <w:p>
            <w:pPr>
              <w:spacing w:before="0" w:after="0"/>
            </w:pPr>
            <w:r>
              <w:rPr>
                <w:sz w:val="17"/>
              </w:rPr>
              <w:t>Screenshot-only overhead</w:t>
            </w:r>
          </w:p>
        </w:tc>
        <w:tc>
          <w:tcPr>
            <w:tcW w:type="dxa" w:w="3427"/>
            <w:vAlign w:val="center"/>
          </w:tcPr>
          <w:p>
            <w:pPr>
              <w:spacing w:before="0" w:after="0"/>
            </w:pPr>
            <w:r>
              <w:rPr>
                <w:sz w:val="17"/>
              </w:rPr>
              <w:t>Materially below continuous-video mode</w:t>
            </w:r>
          </w:p>
        </w:tc>
        <w:tc>
          <w:tcPr>
            <w:tcW w:type="dxa" w:w="3427"/>
            <w:vAlign w:val="center"/>
          </w:tcPr>
          <w:p>
            <w:pPr>
              <w:spacing w:before="0" w:after="0"/>
            </w:pPr>
            <w:r>
              <w:rPr>
                <w:sz w:val="17"/>
              </w:rPr>
              <w:t>No video encoder; screenshot/annotation latency and semantic collector cost measured before publishing an SLA.</w:t>
            </w:r>
          </w:p>
        </w:tc>
      </w:tr>
    </w:tbl>
    <w:p>
      <w:pPr>
        <w:pStyle w:val="Heading1"/>
        <w:keepNext/>
        <w:widowControl/>
      </w:pPr>
      <w:bookmarkStart w:id="211" w:name="rd_h1_11"/>
      <w:r>
        <w:rPr>
          <w:rFonts w:ascii="Liberation Sans" w:hAnsi="Liberation Sans" w:eastAsia="Liberation Sans" w:cs="Liberation Sans"/>
          <w:b/>
          <w:color w:val="183B56"/>
          <w:sz w:val="33"/>
        </w:rPr>
        <w:t>11. Privacy, security, and enterprise constraints</w:t>
      </w:r>
      <w:bookmarkEnd w:id="211"/>
    </w:p>
    <w:p>
      <w:pPr>
        <w:pStyle w:val="Heading2"/>
        <w:keepNext/>
      </w:pPr>
      <w:r>
        <w:rPr>
          <w:rFonts w:ascii="Liberation Sans" w:hAnsi="Liberation Sans" w:eastAsia="Liberation Sans" w:cs="Liberation Sans"/>
          <w:b/>
          <w:i w:val="0"/>
          <w:color w:val="2F5597"/>
          <w:sz w:val="25"/>
        </w:rPr>
        <w:t>11.1. Threat model</w:t>
      </w:r>
    </w:p>
    <w:p>
      <w:pPr>
        <w:pStyle w:val="ListBullet"/>
        <w:spacing w:after="60" w:line="247" w:lineRule="auto"/>
      </w:pPr>
      <w:r>
        <w:rPr>
          <w:rFonts w:ascii="Liberation Sans" w:hAnsi="Liberation Sans" w:eastAsia="Liberation Sans" w:cs="Liberation Sans"/>
          <w:b w:val="0"/>
          <w:i w:val="0"/>
          <w:color w:val="202124"/>
          <w:sz w:val="19"/>
        </w:rPr>
        <w:t>The approved web application may contain customer PII, financial/medical data, internal identifiers, tokens or confidential business data.</w:t>
      </w:r>
    </w:p>
    <w:p>
      <w:pPr>
        <w:pStyle w:val="ListBullet"/>
        <w:spacing w:after="60" w:line="247" w:lineRule="auto"/>
      </w:pPr>
      <w:r>
        <w:rPr>
          <w:rFonts w:ascii="Liberation Sans" w:hAnsi="Liberation Sans" w:eastAsia="Liberation Sans" w:cs="Liberation Sans"/>
          <w:b w:val="0"/>
          <w:i w:val="0"/>
          <w:color w:val="202124"/>
          <w:sz w:val="19"/>
        </w:rPr>
        <w:t>Other browser tabs, notifications and applications may contain unrelated private content that must never enter a bug package.</w:t>
      </w:r>
    </w:p>
    <w:p>
      <w:pPr>
        <w:pStyle w:val="ListBullet"/>
        <w:spacing w:after="60" w:line="247" w:lineRule="auto"/>
      </w:pPr>
      <w:r>
        <w:rPr>
          <w:rFonts w:ascii="Liberation Sans" w:hAnsi="Liberation Sans" w:eastAsia="Liberation Sans" w:cs="Liberation Sans"/>
          <w:b w:val="0"/>
          <w:i w:val="0"/>
          <w:color w:val="202124"/>
          <w:sz w:val="19"/>
        </w:rPr>
        <w:t>DOM labels/attributes, URLs, console output and logs can contain secrets even when keyboard logging is disabled.</w:t>
      </w:r>
    </w:p>
    <w:p>
      <w:pPr>
        <w:pStyle w:val="ListBullet"/>
        <w:spacing w:after="60" w:line="247" w:lineRule="auto"/>
      </w:pPr>
      <w:r>
        <w:rPr>
          <w:rFonts w:ascii="Liberation Sans" w:hAnsi="Liberation Sans" w:eastAsia="Liberation Sans" w:cs="Liberation Sans"/>
          <w:b w:val="0"/>
          <w:i w:val="0"/>
          <w:color w:val="202124"/>
          <w:sz w:val="19"/>
        </w:rPr>
        <w:t>Extension permissions may be blocked or tightly managed by enterprise administrators.</w:t>
      </w:r>
    </w:p>
    <w:p>
      <w:pPr>
        <w:pStyle w:val="ListBullet"/>
        <w:spacing w:after="60" w:line="247" w:lineRule="auto"/>
      </w:pPr>
      <w:r>
        <w:rPr>
          <w:rFonts w:ascii="Liberation Sans" w:hAnsi="Liberation Sans" w:eastAsia="Liberation Sans" w:cs="Liberation Sans"/>
          <w:b w:val="0"/>
          <w:i w:val="0"/>
          <w:color w:val="202124"/>
          <w:sz w:val="19"/>
        </w:rPr>
        <w:t>Long Repro Sessions and Pre-session Context increase accidental retention risk.</w:t>
      </w:r>
    </w:p>
    <w:p>
      <w:pPr>
        <w:pStyle w:val="ListBullet"/>
        <w:spacing w:after="60" w:line="247" w:lineRule="auto"/>
      </w:pPr>
      <w:r>
        <w:rPr>
          <w:rFonts w:ascii="Liberation Sans" w:hAnsi="Liberation Sans" w:eastAsia="Liberation Sans" w:cs="Liberation Sans"/>
          <w:b w:val="0"/>
          <w:i w:val="0"/>
          <w:color w:val="202124"/>
          <w:sz w:val="19"/>
        </w:rPr>
        <w:t>Custom templates/filenames can expose metadata if placeholders are not sanitized.</w:t>
      </w:r>
    </w:p>
    <w:p>
      <w:pPr>
        <w:pStyle w:val="ListBullet"/>
        <w:spacing w:after="60" w:line="247" w:lineRule="auto"/>
      </w:pPr>
      <w:r>
        <w:rPr>
          <w:rFonts w:ascii="Liberation Sans" w:hAnsi="Liberation Sans" w:eastAsia="Liberation Sans" w:cs="Liberation Sans"/>
          <w:b w:val="0"/>
          <w:i w:val="0"/>
          <w:color w:val="202124"/>
          <w:sz w:val="19"/>
        </w:rPr>
        <w:t>A saved package/report may be shared with the wrong recipient.</w:t>
      </w:r>
    </w:p>
    <w:p>
      <w:pPr>
        <w:pStyle w:val="Heading2"/>
        <w:keepNext/>
      </w:pPr>
      <w:r>
        <w:rPr>
          <w:rFonts w:ascii="Liberation Sans" w:hAnsi="Liberation Sans" w:eastAsia="Liberation Sans" w:cs="Liberation Sans"/>
          <w:b/>
          <w:i w:val="0"/>
          <w:color w:val="2F5597"/>
          <w:sz w:val="25"/>
        </w:rPr>
        <w:t>11.2. Baseline privacy rules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Rule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Decision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 is deterministic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AI does not decide ad hoc what is “necessary”. Capture policy explicitly defines allowed fields/events.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 events, typed characters or reconstructed text.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 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Clipboard contents are outside baseline scope.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editable values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Values of input/password/contenteditable/UI edit controls are discarded before persistence.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One Target Profile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explicitly chooses the approved target scope.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Leaving scope pauses visual, DOM/action and configured diagnostics together by default; foreign identities/content are not stored. Future exceptions require explicit visible per-target/admin policy.</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Fail closed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If tab isolation is uncertain, stop/suspend rather than fall back to whole-browser/desktop capture.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URL minimization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Origin + path by default; query and fragment excluded.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broad debug context by default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Authorization, cookies, Set-Cookie, tokens, request/response bodies and arbitrary console output are not baseline artifacts.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automatic upload.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review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 is visibly separate and must be keep/trim/remove capable before export.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safe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After target termination, capture stops; ReproDesk does not follow another tab/app.</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Template compatibility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Unsupported export elements are disclosed before generation; no silent omission.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Temporary vs saved retention</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Only temporary ring data may be auto-evicted. Saved/pinned evidence requires explicit user action or documented enterprise retention policy.</w:t>
            </w:r>
          </w:p>
        </w:tc>
      </w:tr>
      <w:tr>
        <w:trPr>
          <w:cantSplit/>
        </w:trPr>
        <w:tc>
          <w:tcPr>
            <w:tcW w:type="dxa" w:w="5141"/>
            <w:vAlign w:val="center"/>
          </w:tcPr>
          <w:p>
            <w:pPr>
              <w:spacing w:before="0" w:after="0"/>
            </w:pPr>
            <w:r>
              <w:rPr>
                <w:sz w:val="17"/>
              </w:rPr>
              <w:t>AFK is not input monitoring</w:t>
            </w:r>
          </w:p>
        </w:tc>
        <w:tc>
          <w:tcPr>
            <w:tcW w:type="dxa" w:w="5141"/>
            <w:vAlign w:val="center"/>
          </w:tcPr>
          <w:p>
            <w:pPr>
              <w:spacing w:before="0" w:after="0"/>
            </w:pPr>
            <w:r>
              <w:rPr>
                <w:sz w:val="17"/>
              </w:rPr>
              <w:t>Browser/system idle state may suspend capture; ReproDesk does not log keys/mouse contents to determine absence.</w:t>
            </w:r>
          </w:p>
        </w:tc>
      </w:tr>
      <w:tr>
        <w:trPr>
          <w:cantSplit/>
        </w:trPr>
        <w:tc>
          <w:tcPr>
            <w:tcW w:type="dxa" w:w="5141"/>
            <w:vAlign w:val="center"/>
          </w:tcPr>
          <w:p>
            <w:pPr>
              <w:spacing w:before="0" w:after="0"/>
            </w:pPr>
            <w:r>
              <w:rPr>
                <w:sz w:val="17"/>
              </w:rPr>
              <w:t>Screenshot evidence uses the same target/privacy boundary</w:t>
            </w:r>
          </w:p>
        </w:tc>
        <w:tc>
          <w:tcPr>
            <w:tcW w:type="dxa" w:w="5141"/>
            <w:vAlign w:val="center"/>
          </w:tcPr>
          <w:p>
            <w:pPr>
              <w:spacing w:before="0" w:after="0"/>
            </w:pPr>
            <w:r>
              <w:rPr>
                <w:sz w:val="17"/>
              </w:rPr>
              <w:t>Manual screenshots are permitted only for the approved visible target and inherit URL/DOM minimization and local-review rules.</w:t>
            </w:r>
          </w:p>
        </w:tc>
      </w:tr>
    </w:tbl>
    <w:p>
      <w:pPr>
        <w:pStyle w:val="Heading2"/>
        <w:keepNext/>
      </w:pPr>
      <w:r>
        <w:rPr>
          <w:rFonts w:ascii="Liberation Sans" w:hAnsi="Liberation Sans" w:eastAsia="Liberation Sans" w:cs="Liberation Sans"/>
          <w:b/>
          <w:i w:val="0"/>
          <w:color w:val="2F5597"/>
          <w:sz w:val="25"/>
        </w:rPr>
        <w:t>11.3. Browser permissions and enterprise policy</w:t>
      </w:r>
    </w:p>
    <w:p>
      <w:pPr>
        <w:spacing w:after="60" w:line="247" w:lineRule="auto"/>
      </w:pPr>
      <w:r>
        <w:rPr>
          <w:rFonts w:ascii="Liberation Sans" w:hAnsi="Liberation Sans" w:eastAsia="Liberation Sans" w:cs="Liberation Sans"/>
          <w:b w:val="0"/>
          <w:i w:val="0"/>
          <w:color w:val="202124"/>
          <w:sz w:val="19"/>
        </w:rPr>
        <w:t>The Chrome MVP must request the minimum permissions necessary for the baseline workflow. Permission scope must be documented in plain language and validated in managed enterprise environments. Debugger/Network/Console permissions are a separate Advanced Debug Context decision and must not be required for basic Instant Replay or Repro Session.</w:t>
      </w:r>
    </w:p>
    <w:p>
      <w:pPr/>
      <w:r>
        <w:t>AFK Mode evaluates Chrome's idle API and therefore requires the extension idle permission. Manual browser screenshots use the visible approved tab via the Tabs API/activeTab or matching host permission. Keyboard shortcuts must use keys supported by chrome.commands; browser MVP does not claim direct ownership of the physical Print Screen key.</w:t>
      </w:r>
    </w:p>
    <w:p>
      <w:pPr>
        <w:pStyle w:val="Heading2"/>
        <w:keepNext/>
      </w:pPr>
      <w:r>
        <w:rPr>
          <w:rFonts w:ascii="Liberation Sans" w:hAnsi="Liberation Sans" w:eastAsia="Liberation Sans" w:cs="Liberation Sans"/>
          <w:b/>
          <w:i w:val="0"/>
          <w:color w:val="2F5597"/>
          <w:sz w:val="25"/>
        </w:rPr>
        <w:t>11.4. Diagnostics/logging policy</w:t>
      </w:r>
    </w:p>
    <w:p>
      <w:pPr/>
      <w:r>
        <w:t>Baseline browser MVP pauses all collection during Privacy Pause, including any configured target-owned diagnostics. This keeps “Paused” literal and predictable. A later Target Profile/admin policy may explicitly allow a narrow target-owned diagnostic collector to continue, but the UI must disclose that exception and the collector still follows secret filtering/data classification.</w:t>
      </w:r>
    </w:p>
    <w:p>
      <w:pPr/>
      <w:r>
        <w:t>Target-owned log/error slicing remains after the basic browser capture flow is proven. It is not required for Phase 1. Advanced Debug Context is promoted only when at least two independent design partners request it and at least one says its absence blocks adoption/payment, and only after permission/privacy feasibility passes.</w:t>
      </w:r>
    </w:p>
    <w:p>
      <w:pPr/>
      <w:r>
        <w:t>For the browser-first paid product, platform OS logs are lower priority than browser-side errors/console/network context. Windows Event Log/ETW becomes materially more important only for future native Windows targets.</w:t>
      </w:r>
    </w:p>
    <w:p>
      <w:pPr>
        <w:pStyle w:val="Heading2"/>
      </w:pPr>
      <w:r>
        <w:rPr>
          <w:rFonts w:ascii="Liberation Sans" w:hAnsi="Liberation Sans" w:eastAsia="Liberation Sans" w:cs="Liberation Sans"/>
          <w:b/>
          <w:color w:val="2F5597"/>
          <w:sz w:val="25"/>
        </w:rPr>
        <w:t>11.5. Visual sensitive data and redaction</w:t>
      </w:r>
    </w:p>
    <w:p>
      <w:pPr/>
      <w:r>
        <w:t>Rendered tab pixels may contain PII/secrets even when keyboard, clipboard and input values are excluded. Baseline remains local through Review and states this explicitly.</w:t>
      </w:r>
    </w:p>
    <w:p>
      <w:pPr/>
      <w:r>
        <w:t>The smallest useful pilot redaction primitive is a rectangular blur/redaction mask applied to a screenshot or selected video time range. Segment removal remains available where removing the evidence is safer than masking.</w:t>
      </w:r>
    </w:p>
    <w:p>
      <w:pPr/>
      <w:r>
        <w:t>Future Target Profile masks should prefer CSS selector/DOM-geometry anchoring because layouts move. Fixed screen rectangles are fallback only. Required privacy masks have health state: if a selector no longer resolves, strict policy warns and pauses/fails closed rather than creating false privacy confidence.</w:t>
      </w:r>
    </w:p>
    <w:p>
      <w:pPr>
        <w:pStyle w:val="Heading2"/>
      </w:pPr>
      <w:r>
        <w:rPr>
          <w:rFonts w:ascii="Liberation Sans" w:hAnsi="Liberation Sans" w:eastAsia="Liberation Sans" w:cs="Liberation Sans"/>
          <w:b/>
          <w:color w:val="2F5597"/>
          <w:sz w:val="25"/>
        </w:rPr>
        <w:t>11.6. Audio, microphone and camera policy</w:t>
      </w:r>
    </w:p>
    <w:p>
      <w:pPr/>
      <w:r>
        <w:rPr>
          <w:rFonts w:ascii="Liberation Sans" w:hAnsi="Liberation Sans" w:eastAsia="Liberation Sans" w:cs="Liberation Sans"/>
          <w:color w:val="202124"/>
          <w:sz w:val="19"/>
        </w:rPr>
        <w:t>Tab audio is OFF in the baseline browser product. ReproDesk requests/records only the video stream required for visual evidence. Microphone and camera are OUT of MVP, require no permissions, and must never turn on as a side effect of capture.</w:t>
      </w:r>
    </w:p>
    <w:p>
      <w:pPr>
        <w:pStyle w:val="Heading2"/>
      </w:pPr>
      <w:r>
        <w:rPr>
          <w:rFonts w:ascii="Liberation Sans" w:hAnsi="Liberation Sans" w:eastAsia="Liberation Sans" w:cs="Liberation Sans"/>
          <w:b/>
          <w:color w:val="2F5597"/>
          <w:sz w:val="25"/>
        </w:rPr>
        <w:t>11.7. Custom template security</w:t>
      </w:r>
    </w:p>
    <w:p>
      <w:pPr/>
      <w:r>
        <w:rPr>
          <w:rFonts w:ascii="Liberation Sans" w:hAnsi="Liberation Sans" w:eastAsia="Liberation Sans" w:cs="Liberation Sans"/>
          <w:color w:val="202124"/>
          <w:sz w:val="19"/>
        </w:rPr>
        <w:t>Imported report templates are untrusted input. Baseline accepts only explicitly supported non-macro formats and must not execute macros, embedded scripts, OLE/active objects or external code. Template parsing/rendering runs with least privilege and errors fail closed.</w:t>
      </w:r>
    </w:p>
    <w:p>
      <w:pPr>
        <w:pStyle w:val="Heading1"/>
        <w:keepNext/>
        <w:widowControl/>
      </w:pPr>
      <w:bookmarkStart w:id="212" w:name="rd_h1_12"/>
      <w:r>
        <w:rPr>
          <w:rFonts w:ascii="Liberation Sans" w:hAnsi="Liberation Sans" w:eastAsia="Liberation Sans" w:cs="Liberation Sans"/>
          <w:b/>
          <w:color w:val="183B56"/>
          <w:sz w:val="33"/>
        </w:rPr>
        <w:t>12. Technical architecture</w:t>
      </w:r>
      <w:bookmarkEnd w:id="212"/>
    </w:p>
    <w:p>
      <w:pPr>
        <w:pStyle w:val="Heading2"/>
        <w:keepNext/>
      </w:pPr>
      <w:r>
        <w:rPr>
          <w:rFonts w:ascii="Liberation Sans" w:hAnsi="Liberation Sans" w:eastAsia="Liberation Sans" w:cs="Liberation Sans"/>
          <w:b/>
          <w:i w:val="0"/>
          <w:color w:val="2F5597"/>
          <w:sz w:val="25"/>
        </w:rPr>
        <w:t>12.1. Browser-first stack</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Layer</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Working choice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Purpose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language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TypeScript / JavaScript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Primary implementation language for browser MVP.</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Manifest V3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Chromium extension architecture.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Service Worker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Event/orchestration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Commands, target/session state transitions, permissions, messaging; never assume permanent lifetime.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Content Script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Target-page semantic collector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Safe DOM actions/navigation context; field values filtered before persistence.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Offscreen Capture Document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Long-lived media/blob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tabCapture stream handling, MediaRecorder/chunk work, local media coordination.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 evidence store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Hybrid: IndexedDB + OPFS (working choice; spike-confirmed)</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IndexedDB stores structured metadata, indexes, report/session state and Recovery Journal; OPFS stores large encoded media/screenshots. Both remain quota-managed and are validated under long-running load.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Side Panel + action badge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Primary control/status UI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 selection, state, timer, Marker/Screenshot/Pause/Finish, errors.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Model / renderers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TypeScript modules + stable JSON schema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structured source feeds HTML/TXT/DOCX/XLSX/ZIP renderers.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Edge 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Same Chromium codebase with compatibility packaging/tests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 after Chrome baseline.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Small persistent local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Session id/state, last committed media chunk, markers and schema/policy versions for crash recovery.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Store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Reusable local configuration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 environment, privacy rules, replay settings, report template/custom fields and export defaults.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Evidence/Control boundary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Architectural separation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stays local/customer-controlled; future licensing/team policy can use separate service communication without carrying bug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Budget Manager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Quota/retention/health coordinator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Tracks temporary vs pinned usage, storage estimate/health, safe temporary eviction and honest stop/error behavior when protected evidence prevents further recording.</w:t>
            </w:r>
          </w:p>
        </w:tc>
      </w:tr>
      <w:tr>
        <w:trPr>
          <w:cantSplit/>
        </w:trPr>
        <w:tc>
          <w:tcPr>
            <w:tcW w:type="dxa" w:w="3427"/>
            <w:vAlign w:val="center"/>
          </w:tcPr>
          <w:p>
            <w:pPr>
              <w:spacing w:before="0" w:after="0"/>
            </w:pPr>
            <w:r>
              <w:rPr>
                <w:sz w:val="17"/>
              </w:rPr>
              <w:t>AFK state detector</w:t>
            </w:r>
          </w:p>
        </w:tc>
        <w:tc>
          <w:tcPr>
            <w:tcW w:type="dxa" w:w="3427"/>
            <w:vAlign w:val="center"/>
          </w:tcPr>
          <w:p>
            <w:pPr>
              <w:spacing w:before="0" w:after="0"/>
            </w:pPr>
            <w:r>
              <w:rPr>
                <w:sz w:val="17"/>
              </w:rPr>
              <w:t>chrome.idle + persisted session state</w:t>
            </w:r>
          </w:p>
        </w:tc>
        <w:tc>
          <w:tcPr>
            <w:tcW w:type="dxa" w:w="3427"/>
            <w:vAlign w:val="center"/>
          </w:tcPr>
          <w:p>
            <w:pPr>
              <w:spacing w:before="0" w:after="0"/>
            </w:pPr>
            <w:r>
              <w:rPr>
                <w:sz w:val="17"/>
              </w:rPr>
              <w:t>Observe coarse active/idle/locked transitions; locked -&gt; AFK immediately, idle -&gt; configured threshold. Never infer absence by recording input contents.</w:t>
            </w:r>
          </w:p>
        </w:tc>
      </w:tr>
      <w:tr>
        <w:trPr>
          <w:cantSplit/>
        </w:trPr>
        <w:tc>
          <w:tcPr>
            <w:tcW w:type="dxa" w:w="3427"/>
            <w:vAlign w:val="center"/>
          </w:tcPr>
          <w:p>
            <w:pPr>
              <w:spacing w:before="0" w:after="0"/>
            </w:pPr>
            <w:r>
              <w:rPr>
                <w:sz w:val="17"/>
              </w:rPr>
              <w:t>Manual screenshot capture</w:t>
            </w:r>
          </w:p>
        </w:tc>
        <w:tc>
          <w:tcPr>
            <w:tcW w:type="dxa" w:w="3427"/>
            <w:vAlign w:val="center"/>
          </w:tcPr>
          <w:p>
            <w:pPr>
              <w:spacing w:before="0" w:after="0"/>
            </w:pPr>
            <w:r>
              <w:rPr>
                <w:sz w:val="17"/>
              </w:rPr>
              <w:t>Approved visible tab via Tabs API captureVisibleTab</w:t>
            </w:r>
          </w:p>
        </w:tc>
        <w:tc>
          <w:tcPr>
            <w:tcW w:type="dxa" w:w="3427"/>
            <w:vAlign w:val="center"/>
          </w:tcPr>
          <w:p>
            <w:pPr>
              <w:spacing w:before="0" w:after="0"/>
            </w:pPr>
            <w:r>
              <w:rPr>
                <w:sz w:val="17"/>
              </w:rPr>
              <w:t>Create timestamped Screenshot Evidence Item only when target/privacy checks pass; no video stream is required in Screenshot-only mode.</w:t>
            </w:r>
          </w:p>
        </w:tc>
      </w:tr>
      <w:tr>
        <w:trPr>
          <w:cantSplit/>
        </w:trPr>
        <w:tc>
          <w:tcPr>
            <w:tcW w:type="dxa" w:w="3427"/>
            <w:vAlign w:val="center"/>
          </w:tcPr>
          <w:p>
            <w:pPr>
              <w:spacing w:before="0" w:after="0"/>
            </w:pPr>
            <w:r>
              <w:rPr>
                <w:sz w:val="17"/>
              </w:rPr>
              <w:t>Annotation layer</w:t>
            </w:r>
          </w:p>
        </w:tc>
        <w:tc>
          <w:tcPr>
            <w:tcW w:type="dxa" w:w="3427"/>
            <w:vAlign w:val="center"/>
          </w:tcPr>
          <w:p>
            <w:pPr>
              <w:spacing w:before="0" w:after="0"/>
            </w:pPr>
            <w:r>
              <w:rPr>
                <w:sz w:val="17"/>
              </w:rPr>
              <w:t>Immutable original image + structured overlay model</w:t>
            </w:r>
          </w:p>
        </w:tc>
        <w:tc>
          <w:tcPr>
            <w:tcW w:type="dxa" w:w="3427"/>
            <w:vAlign w:val="center"/>
          </w:tcPr>
          <w:p>
            <w:pPr>
              <w:spacing w:before="0" w:after="0"/>
            </w:pPr>
            <w:r>
              <w:rPr>
                <w:sz w:val="17"/>
              </w:rPr>
              <w:t>Arrows/shapes/text/colors/redaction remain editable; flattened annotated image is generated only for preview/export when needed.</w:t>
            </w:r>
          </w:p>
        </w:tc>
      </w:tr>
    </w:tbl>
    <w:p>
      <w:pPr>
        <w:pStyle w:val="Heading2"/>
        <w:keepNext/>
      </w:pPr>
      <w:r>
        <w:rPr>
          <w:rFonts w:ascii="Liberation Sans" w:hAnsi="Liberation Sans" w:eastAsia="Liberation Sans" w:cs="Liberation Sans"/>
          <w:b/>
          <w:i w:val="0"/>
          <w:color w:val="2F5597"/>
          <w:sz w:val="25"/>
        </w:rPr>
        <w:t>12.2. Logical browser architecture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Data flow</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Approved tab -&gt; tabCapture media stream -&gt; Offscreen Capture Document -&gt; encoded chunks -&gt; local rolling/session store</w:t>
              <w:br/>
              <w:t>Approved page -&gt; Content Script -&gt; privacy filter -&gt; normalized event timeline</w:t>
              <w:br/>
              <w:t>Service Worker -&gt; session orchestration/state persistence/commands</w:t>
              <w:br/>
              <w:t>Action badge + Side Panel -&gt; user-visible truth + controls</w:t>
              <w:br/>
              <w:t>Normalized session + media -&gt; Review -&gt; Report Model -&gt; format renderers / Evidence Package</w:t>
            </w:r>
          </w:p>
        </w:tc>
      </w:tr>
    </w:tbl>
    <w:p>
      <w:pPr>
        <w:pStyle w:val="Heading2"/>
        <w:keepNext/>
      </w:pPr>
      <w:r>
        <w:rPr>
          <w:rFonts w:ascii="Liberation Sans" w:hAnsi="Liberation Sans" w:eastAsia="Liberation Sans" w:cs="Liberation Sans"/>
          <w:b/>
          <w:i w:val="0"/>
          <w:color w:val="2F5597"/>
          <w:sz w:val="25"/>
        </w:rPr>
        <w:t>12.3. Why not a single background process</w:t>
      </w:r>
    </w:p>
    <w:p>
      <w:pPr>
        <w:spacing w:after="60" w:line="247" w:lineRule="auto"/>
      </w:pPr>
      <w:r>
        <w:rPr>
          <w:rFonts w:ascii="Liberation Sans" w:hAnsi="Liberation Sans" w:eastAsia="Liberation Sans" w:cs="Liberation Sans"/>
          <w:b w:val="0"/>
          <w:i w:val="0"/>
          <w:color w:val="202124"/>
          <w:sz w:val="19"/>
        </w:rPr>
        <w:t>The browser MVP does not need a Windows/macOS background service. Manifest V3 service workers are intentionally event-driven and may be terminated after inactivity, so critical recording state cannot live only in service-worker globals. Media work belongs in the offscreen capture context and persistent local state. This reduces installation friction and makes the first product a real browser extension rather than a desktop application disguised as one.</w:t>
      </w:r>
    </w:p>
    <w:p>
      <w:pPr>
        <w:pStyle w:val="Heading2"/>
        <w:keepNext/>
      </w:pPr>
      <w:r>
        <w:rPr>
          <w:rFonts w:ascii="Liberation Sans" w:hAnsi="Liberation Sans" w:eastAsia="Liberation Sans" w:cs="Liberation Sans"/>
          <w:b/>
          <w:i w:val="0"/>
          <w:color w:val="2F5597"/>
          <w:sz w:val="25"/>
        </w:rPr>
        <w:t>12.4. Chunking and session persistence</w:t>
      </w:r>
    </w:p>
    <w:p>
      <w:pPr>
        <w:pStyle w:val="ListBullet"/>
        <w:spacing w:after="60" w:line="247" w:lineRule="auto"/>
      </w:pPr>
      <w:r>
        <w:rPr>
          <w:rFonts w:ascii="Liberation Sans" w:hAnsi="Liberation Sans" w:eastAsia="Liberation Sans" w:cs="Liberation Sans"/>
          <w:b w:val="0"/>
          <w:i w:val="0"/>
          <w:color w:val="202124"/>
          <w:sz w:val="19"/>
        </w:rPr>
        <w:t>Instant Replay and Repro Session use the same media-chunk concept: rolling chunks expire; deliberate session chunks are pinned from Pre-session Context/Start until Finish/terminal end.</w:t>
      </w:r>
    </w:p>
    <w:p>
      <w:pPr>
        <w:pStyle w:val="ListBullet"/>
        <w:spacing w:after="60" w:line="247" w:lineRule="auto"/>
      </w:pPr>
      <w:r>
        <w:rPr>
          <w:rFonts w:ascii="Liberation Sans" w:hAnsi="Liberation Sans" w:eastAsia="Liberation Sans" w:cs="Liberation Sans"/>
          <w:b w:val="0"/>
          <w:i w:val="0"/>
          <w:color w:val="202124"/>
          <w:sz w:val="19"/>
        </w:rPr>
        <w:t>Service-worker restart must not orphan an active session or make the UI claim capture is healthy when it is not.</w:t>
      </w:r>
    </w:p>
    <w:p>
      <w:pPr>
        <w:pStyle w:val="ListBullet"/>
        <w:spacing w:after="60" w:line="247" w:lineRule="auto"/>
      </w:pPr>
      <w:r>
        <w:rPr>
          <w:rFonts w:ascii="Liberation Sans" w:hAnsi="Liberation Sans" w:eastAsia="Liberation Sans" w:cs="Liberation Sans"/>
          <w:b w:val="0"/>
          <w:i w:val="0"/>
          <w:color w:val="202124"/>
          <w:sz w:val="19"/>
        </w:rPr>
        <w:t>If the offscreen/media context dies, capture state transitions to Error/Not Recording and the last valid evidence is preserved when possible.</w:t>
      </w:r>
    </w:p>
    <w:p>
      <w:pPr>
        <w:pStyle w:val="ListBullet"/>
        <w:spacing w:after="60" w:line="247" w:lineRule="auto"/>
      </w:pPr>
      <w:r>
        <w:t>Working storage direction is now hybrid IndexedDB + OPFS, but Phase 0 must still validate quota, sustained write behavior, recovery and remux/export. The implementation may change if measured browser behavior does not meet the reliability gates.</w:t>
      </w:r>
    </w:p>
    <w:p>
      <w:pPr>
        <w:pStyle w:val="Heading2"/>
        <w:keepNext/>
      </w:pPr>
      <w:r>
        <w:rPr>
          <w:rFonts w:ascii="Liberation Sans" w:hAnsi="Liberation Sans" w:eastAsia="Liberation Sans" w:cs="Liberation Sans"/>
          <w:b/>
          <w:i w:val="0"/>
          <w:color w:val="2F5597"/>
          <w:sz w:val="25"/>
        </w:rPr>
        <w:t>12.5. Future native desktop architecture</w:t>
      </w:r>
    </w:p>
    <w:p>
      <w:pPr>
        <w:spacing w:after="60" w:line="247" w:lineRule="auto"/>
      </w:pPr>
      <w:r>
        <w:rPr>
          <w:rFonts w:ascii="Liberation Sans" w:hAnsi="Liberation Sans" w:eastAsia="Liberation Sans" w:cs="Liberation Sans"/>
          <w:b w:val="0"/>
          <w:i w:val="0"/>
          <w:color w:val="202124"/>
          <w:sz w:val="19"/>
        </w:rPr>
        <w:t>Native desktop is a later implementation, not a dependency of the browser MVP. Working design: a C#/.NET application shell plus a separate user-session CaptureWorker for native capture/event collection. A privileged Windows Service is not the default plan. Browser and native implementations share the Report/Evidence JSON contracts and behavioral semantics, not necessarily source code.</w:t>
      </w:r>
    </w:p>
    <w:p>
      <w:pPr>
        <w:pStyle w:val="Heading2"/>
        <w:keepNext/>
      </w:pPr>
      <w:r>
        <w:rPr>
          <w:rFonts w:ascii="Liberation Sans" w:hAnsi="Liberation Sans" w:eastAsia="Liberation Sans" w:cs="Liberation Sans"/>
          <w:b/>
          <w:i w:val="0"/>
          <w:color w:val="2F5597"/>
          <w:sz w:val="25"/>
        </w:rPr>
        <w:t>12.6. Advanced Debug Context</w:t>
      </w:r>
    </w:p>
    <w:p>
      <w:pPr>
        <w:spacing w:after="60" w:line="247" w:lineRule="auto"/>
      </w:pPr>
      <w:r>
        <w:rPr>
          <w:rFonts w:ascii="Liberation Sans" w:hAnsi="Liberation Sans" w:eastAsia="Liberation Sans" w:cs="Liberation Sans"/>
          <w:b w:val="0"/>
          <w:i w:val="0"/>
          <w:color w:val="202124"/>
          <w:sz w:val="19"/>
        </w:rPr>
        <w:t>Network/Console/Runtime/DevTools data is an optional later adapter. It is promoted only if design partners explicitly need it and security/permission spikes prove that sensitive headers, tokens, bodies and console messages can be filtered without unacceptable DevTools conflicts or enterprise-policy blockers.</w:t>
      </w:r>
    </w:p>
    <w:p>
      <w:pPr>
        <w:pStyle w:val="Heading2"/>
      </w:pPr>
      <w:r>
        <w:rPr>
          <w:rFonts w:ascii="Liberation Sans" w:hAnsi="Liberation Sans" w:eastAsia="Liberation Sans" w:cs="Liberation Sans"/>
          <w:b/>
          <w:color w:val="2F5597"/>
          <w:sz w:val="25"/>
        </w:rPr>
        <w:t>12.7. Multi-tab capture boundary</w:t>
      </w:r>
    </w:p>
    <w:p>
      <w:pPr/>
      <w:r>
        <w:t>Target Profile separates Approved Semantic Scope from Active Video Target. Allowlisted related origins/tabs may be accepted into semantic scope automatically under explicit profile policy, but this never implies that their pixels are already being captured.</w:t>
      </w:r>
    </w:p>
    <w:p>
      <w:pPr/>
      <w:r>
        <w:t>Chrome tabCapture can start only after user invocation/activeTab-style permission. Current API behavior allows a service-worker stream ID to be consumed by an offscreen document beginning with Chrome 116. Therefore a newly opened approved tab must surface an explicit re-arm/switch action when Chrome requires it; ReproDesk records a system transition/gap rather than falsely claiming seamless video continuity.</w:t>
      </w:r>
    </w:p>
    <w:p>
      <w:pPr/>
      <w:r>
        <w:t>The exact lowest-friction re-arm UX and resulting minimum supported Chrome version remain Phase 0 spike outputs. Product support policy targets current stable + previous two majors even though the current architecture floor is 116.</w:t>
      </w:r>
    </w:p>
    <w:p>
      <w:pPr>
        <w:pStyle w:val="Heading2"/>
      </w:pPr>
      <w:r>
        <w:rPr>
          <w:rFonts w:ascii="Liberation Sans" w:hAnsi="Liberation Sans" w:eastAsia="Liberation Sans" w:cs="Liberation Sans"/>
          <w:b/>
          <w:color w:val="2F5597"/>
          <w:sz w:val="25"/>
        </w:rPr>
        <w:t>12.8. Recovery Journal</w:t>
      </w:r>
    </w:p>
    <w:p>
      <w:pPr/>
      <w:r>
        <w:t>Active sessions periodically commit minimal recovery metadata outside ephemeral service-worker memory. Media chunks are committed so an interrupted final chunk can be discarded without invalidating earlier evidence. Startup recovery reconciles journal state with available chunks and opens Recovered Session only when evidence is internally consistent.</w:t>
      </w:r>
    </w:p>
    <w:p>
      <w:pPr/>
      <w:r>
        <w:t>Recovered evidence that the user never opens is retained for 7 days by default, configurable by user/admin policy. Explicitly saved recovered evidence is promoted to ordinary saved/pinned retention and is not silently removed by temporary-buffer cleanup.</w:t>
      </w:r>
    </w:p>
    <w:p>
      <w:pPr>
        <w:pStyle w:val="Heading2"/>
      </w:pPr>
      <w:r>
        <w:rPr>
          <w:rFonts w:ascii="Liberation Sans" w:hAnsi="Liberation Sans" w:eastAsia="Liberation Sans" w:cs="Liberation Sans"/>
          <w:b/>
          <w:color w:val="2F5597"/>
          <w:sz w:val="25"/>
        </w:rPr>
        <w:t>12.9. Evidence Plane and Control Plane</w:t>
      </w:r>
    </w:p>
    <w:p>
      <w:pPr/>
      <w:r>
        <w:rPr>
          <w:rFonts w:ascii="Liberation Sans" w:hAnsi="Liberation Sans" w:eastAsia="Liberation Sans" w:cs="Liberation Sans"/>
          <w:color w:val="202124"/>
          <w:sz w:val="19"/>
        </w:rPr>
        <w:t>Evidence Plane contains replay/video, screenshots, event timeline, report/custom fields, diagnostics and local exports. The baseline browser product can operate entirely locally/offline.</w:t>
      </w:r>
    </w:p>
    <w:p>
      <w:pPr/>
      <w:r>
        <w:rPr>
          <w:rFonts w:ascii="Liberation Sans" w:hAnsi="Liberation Sans" w:eastAsia="Liberation Sans" w:cs="Liberation Sans"/>
          <w:color w:val="202124"/>
          <w:sz w:val="19"/>
        </w:rPr>
        <w:t>A future Control Plane may handle license entitlements, team/admin policies, managed Target Profiles, extension configuration or update metadata. Its existence must not require transmission of captured bug evidence. Enterprise documentation should describe these data flows separately.</w:t>
      </w:r>
    </w:p>
    <w:p>
      <w:pPr>
        <w:pStyle w:val="Heading2"/>
      </w:pPr>
      <w:r>
        <w:t>12.10. Long-running Armed and storage lifecycle</w:t>
      </w:r>
    </w:p>
    <w:p>
      <w:pPr/>
      <w:r>
        <w:t>Armed mode uses a fixed real-time ring: temporary encoded chunks and matching semantic events expire according to the configured 30/60/90/120-second retention window regardless of how many hours ReproDesk remains Armed. Privacy Pause advances the same wall-clock retention; it does not freeze old evidence.</w:t>
      </w:r>
    </w:p>
    <w:p>
      <w:pPr/>
      <w:r>
        <w:t>Save Last Replay changes ownership, not ring size: the selected pre-trigger chunks and post-trigger tail become pinned evidence referenced by a saved session, while Armed immediately begins/continues a fresh temporary window. Reference-aware cleanup may delete an expired chunk only when no saved/pinned session/report still references it.</w:t>
      </w:r>
    </w:p>
    <w:p>
      <w:pPr/>
      <w:r>
        <w:t>Storage Budget Manager treats temporary and protected data differently. Temporary ring data may be evicted automatically; protected evidence may not. If quota is insufficient even after safe temporary eviction, ReproDesk stops/suspends capture honestly and preserves committed evidence instead of silently deleting saved bugs.</w:t>
      </w:r>
    </w:p>
    <w:p>
      <w:pPr>
        <w:pStyle w:val="Heading2"/>
      </w:pPr>
      <w:r>
        <w:t>12.11. AFK state and absence handling</w:t>
      </w:r>
    </w:p>
    <w:p>
      <w:pPr/>
      <w:r>
        <w:t>AFK sits in the session state machine beside Privacy Pause and Manual Pause but has different semantics: the approved target may still be open, yet system idle/lock state says the user is away. Locked is an immediate AFK trigger; unlocked idle uses the configured threshold. AFK suspends collectors/encoder work and persists only the minimum state/timestamps required to resume honestly.</w:t>
      </w:r>
    </w:p>
    <w:p>
      <w:pPr/>
      <w:r>
        <w:t>Temporary ring evidence is not silently promoted on AFK; it continues normal wall-clock expiry. Armed can resume automatically on user activity only if target/privacy checks still pass. Repro Session does not auto-resume from AFK. A per-session override supports tests where deliberate inactivity is itself part of the scenario.</w:t>
      </w:r>
    </w:p>
    <w:p>
      <w:pPr>
        <w:pStyle w:val="Heading2"/>
      </w:pPr>
      <w:r>
        <w:t>12.12. Screenshot-only capture and annotation architecture</w:t>
      </w:r>
    </w:p>
    <w:p>
      <w:pPr/>
      <w:r>
        <w:t>Screenshot-only bypasses the continuous media pipeline but keeps the session/evidence model. A manual capture request first verifies the approved visible target, captures the visible tab image, creates a Screenshot Evidence Item and attaches filtered metadata/timeline references. The feature must fail closed if the current visible tab is not approved.</w:t>
      </w:r>
    </w:p>
    <w:p>
      <w:pPr/>
      <w:r>
        <w:t>The annotation editor never rewrites the original screenshot blob. Vector/text/redaction operations are stored in a structured annotation model keyed by screenshot/report; preview/export may render a flattened derivative. This lets two derived reports reuse one source screenshot with different arrows/comments while preserving evidence provenance.</w:t>
      </w:r>
    </w:p>
    <w:p>
      <w:pPr>
        <w:pStyle w:val="Heading1"/>
        <w:keepNext/>
        <w:widowControl/>
      </w:pPr>
      <w:bookmarkStart w:id="213" w:name="rd_h1_13"/>
      <w:r>
        <w:rPr>
          <w:rFonts w:ascii="Liberation Sans" w:hAnsi="Liberation Sans" w:eastAsia="Liberation Sans" w:cs="Liberation Sans"/>
          <w:b/>
          <w:color w:val="183B56"/>
          <w:sz w:val="33"/>
        </w:rPr>
        <w:t>13. Data model and bug package</w:t>
      </w:r>
      <w:bookmarkEnd w:id="213"/>
    </w:p>
    <w:p>
      <w:pPr>
        <w:pStyle w:val="Heading2"/>
        <w:keepNext/>
      </w:pPr>
      <w:r>
        <w:rPr>
          <w:rFonts w:ascii="Liberation Sans" w:hAnsi="Liberation Sans" w:eastAsia="Liberation Sans" w:cs="Liberation Sans"/>
          <w:b/>
          <w:i w:val="0"/>
          <w:color w:val="2F5597"/>
          <w:sz w:val="25"/>
        </w:rPr>
        <w:t>13.1. Platform-neutral Report Model</w:t>
      </w:r>
    </w:p>
    <w:p>
      <w:pPr>
        <w:spacing w:after="60" w:line="247" w:lineRule="auto"/>
      </w:pPr>
      <w:r>
        <w:rPr>
          <w:rFonts w:ascii="Liberation Sans" w:hAnsi="Liberation Sans" w:eastAsia="Liberation Sans" w:cs="Liberation Sans"/>
          <w:b w:val="0"/>
          <w:i w:val="0"/>
          <w:color w:val="202124"/>
          <w:sz w:val="19"/>
        </w:rPr>
        <w:t>All capture modes and future target types feed a normalized session/report model. Format renderers must never read raw browser/native internals directly; they consume this model so templates and exports stay consistent.</w:t>
      </w:r>
    </w:p>
    <w:p>
      <w:pPr>
        <w:pStyle w:val="Heading2"/>
        <w:keepNext/>
      </w:pPr>
      <w:r>
        <w:rPr>
          <w:rFonts w:ascii="Liberation Sans" w:hAnsi="Liberation Sans" w:eastAsia="Liberation Sans" w:cs="Liberation Sans"/>
          <w:b/>
          <w:i w:val="0"/>
          <w:color w:val="2F5597"/>
          <w:sz w:val="25"/>
        </w:rPr>
        <w:t>13.2. Conceptual web event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events.json 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w:t>
              <w:br/>
              <w:t xml:space="preserve">  "ts_ms": 41320,</w:t>
              <w:br/>
              <w:t xml:space="preserve">  "type": "click",</w:t>
              <w:br/>
              <w:t xml:space="preserve">  "target": {"kind":"web", "origin":"https://qa.example", "path":"/customer/42"},</w:t>
              <w:br/>
              <w:t xml:space="preserve">  "element": {"role":"button", "tag":"button", "label":"Save", "stable_id":"btnSave"},</w:t>
              <w:br/>
              <w:t xml:space="preserve">  "value": null,</w:t>
              <w:br/>
              <w:t xml:space="preserve">  "source": "chromium:dom",</w:t>
              <w:br/>
              <w:t xml:space="preserve">  "confidence": 0.97</w:t>
              <w:br/>
              <w:t>}</w:t>
            </w:r>
          </w:p>
        </w:tc>
      </w:tr>
    </w:tbl>
    <w:p>
      <w:pPr>
        <w:spacing w:after="60" w:line="247" w:lineRule="auto"/>
      </w:pPr>
      <w:r>
        <w:rPr>
          <w:rFonts w:ascii="Liberation Sans" w:hAnsi="Liberation Sans" w:eastAsia="Liberation Sans" w:cs="Liberation Sans"/>
          <w:b w:val="0"/>
          <w:i w:val="0"/>
          <w:color w:val="202124"/>
          <w:sz w:val="19"/>
        </w:rPr>
        <w:t>Editable/input values are intentionally null/absent in the baseline model. Query strings/fragments are excluded by default.</w:t>
      </w:r>
    </w:p>
    <w:p>
      <w:pPr>
        <w:pStyle w:val="Heading2"/>
        <w:keepNext/>
      </w:pPr>
      <w:r>
        <w:rPr>
          <w:rFonts w:ascii="Liberation Sans" w:hAnsi="Liberation Sans" w:eastAsia="Liberation Sans" w:cs="Liberation Sans"/>
          <w:b/>
          <w:i w:val="0"/>
          <w:color w:val="2F5597"/>
          <w:sz w:val="25"/>
        </w:rPr>
        <w:t>13.3. Marker and terminal-event model</w:t>
      </w:r>
    </w:p>
    <w:p>
      <w:pPr>
        <w:pStyle w:val="ListBullet"/>
        <w:spacing w:after="60" w:line="247" w:lineRule="auto"/>
      </w:pPr>
      <w:r>
        <w:rPr>
          <w:rFonts w:ascii="Liberation Sans" w:hAnsi="Liberation Sans" w:eastAsia="Liberation Sans" w:cs="Liberation Sans"/>
          <w:b w:val="0"/>
          <w:i w:val="0"/>
          <w:color w:val="202124"/>
          <w:sz w:val="19"/>
        </w:rPr>
        <w:t>User marker: marker_id, ordinal, timestamp, label, optional note, optional screenshot reference.</w:t>
      </w:r>
    </w:p>
    <w:p>
      <w:pPr>
        <w:pStyle w:val="ListBullet"/>
        <w:spacing w:after="60" w:line="247" w:lineRule="auto"/>
      </w:pPr>
      <w:r>
        <w:rPr>
          <w:rFonts w:ascii="Liberation Sans" w:hAnsi="Liberation Sans" w:eastAsia="Liberation Sans" w:cs="Liberation Sans"/>
          <w:b w:val="0"/>
          <w:i w:val="0"/>
          <w:color w:val="202124"/>
          <w:sz w:val="19"/>
        </w:rPr>
        <w:t>System marker: timestamp + non-editable system type such as target_ended_unexpectedly; user may add explanatory notes without deleting the factual event.</w:t>
      </w:r>
    </w:p>
    <w:p>
      <w:pPr>
        <w:pStyle w:val="ListBullet"/>
        <w:spacing w:after="60" w:line="247" w:lineRule="auto"/>
      </w:pPr>
      <w:r>
        <w:rPr>
          <w:rFonts w:ascii="Liberation Sans" w:hAnsi="Liberation Sans" w:eastAsia="Liberation Sans" w:cs="Liberation Sans"/>
          <w:b w:val="0"/>
          <w:i w:val="0"/>
          <w:color w:val="202124"/>
          <w:sz w:val="19"/>
        </w:rPr>
        <w:t>Pre-session Context has its own include/trim metadata so the final export can prove which portion was retained.</w:t>
      </w:r>
    </w:p>
    <w:p>
      <w:pPr>
        <w:pStyle w:val="Heading2"/>
        <w:keepNext/>
      </w:pPr>
      <w:r>
        <w:rPr>
          <w:rFonts w:ascii="Liberation Sans" w:hAnsi="Liberation Sans" w:eastAsia="Liberation Sans" w:cs="Liberation Sans"/>
          <w:b/>
          <w:i w:val="0"/>
          <w:color w:val="2F5597"/>
          <w:sz w:val="25"/>
        </w:rPr>
        <w:t>13.4. Report fields</w:t>
      </w:r>
    </w:p>
    <w:p>
      <w:pPr>
        <w:pStyle w:val="ListBullet"/>
        <w:spacing w:after="60" w:line="247" w:lineRule="auto"/>
      </w:pPr>
      <w:r>
        <w:rPr>
          <w:rFonts w:ascii="Liberation Sans" w:hAnsi="Liberation Sans" w:eastAsia="Liberation Sans" w:cs="Liberation Sans"/>
          <w:b w:val="0"/>
          <w:i w:val="0"/>
          <w:color w:val="202124"/>
          <w:sz w:val="19"/>
        </w:rPr>
        <w:t>Title, Environment, Target, Session Type, Steps to Reproduce, Expected Result, Actual Result, Notes, Important Moments, Attachments/Evidence.</w:t>
      </w:r>
    </w:p>
    <w:p>
      <w:pPr>
        <w:pStyle w:val="ListBullet"/>
        <w:spacing w:after="60" w:line="247" w:lineRule="auto"/>
      </w:pPr>
      <w:r>
        <w:rPr>
          <w:rFonts w:ascii="Liberation Sans" w:hAnsi="Liberation Sans" w:eastAsia="Liberation Sans" w:cs="Liberation Sans"/>
          <w:b w:val="0"/>
          <w:i w:val="0"/>
          <w:color w:val="202124"/>
          <w:sz w:val="19"/>
        </w:rPr>
        <w:t>Expected Result remains user-authored by default.</w:t>
      </w:r>
    </w:p>
    <w:p>
      <w:pPr>
        <w:pStyle w:val="ListBullet"/>
        <w:spacing w:after="60" w:line="247" w:lineRule="auto"/>
      </w:pPr>
      <w:r>
        <w:rPr>
          <w:rFonts w:ascii="Liberation Sans" w:hAnsi="Liberation Sans" w:eastAsia="Liberation Sans" w:cs="Liberation Sans"/>
          <w:b w:val="0"/>
          <w:i w:val="0"/>
          <w:color w:val="202124"/>
          <w:sz w:val="19"/>
        </w:rPr>
        <w:t>Actual Result may use the user's crash/fatal-error classification and comment.</w:t>
      </w:r>
    </w:p>
    <w:p>
      <w:pPr>
        <w:pStyle w:val="ListBullet"/>
        <w:spacing w:after="60" w:line="247" w:lineRule="auto"/>
      </w:pPr>
      <w:r>
        <w:rPr>
          <w:rFonts w:ascii="Liberation Sans" w:hAnsi="Liberation Sans" w:eastAsia="Liberation Sans" w:cs="Liberation Sans"/>
          <w:b w:val="0"/>
          <w:i w:val="0"/>
          <w:color w:val="202124"/>
          <w:sz w:val="19"/>
        </w:rPr>
        <w:t>Future native target may include Application Version when enabled and reliably detected.</w:t>
      </w:r>
    </w:p>
    <w:p>
      <w:pPr>
        <w:pStyle w:val="Heading2"/>
        <w:keepNext/>
      </w:pPr>
      <w:r>
        <w:rPr>
          <w:rFonts w:ascii="Liberation Sans" w:hAnsi="Liberation Sans" w:eastAsia="Liberation Sans" w:cs="Liberation Sans"/>
          <w:b/>
          <w:i w:val="0"/>
          <w:color w:val="2F5597"/>
          <w:sz w:val="25"/>
        </w:rPr>
        <w:t>13.5. Evidence Package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Full-fidelity package 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Bug-2026-08-30_231500.zip</w:t>
              <w:br/>
              <w:t xml:space="preserve">  report.html</w:t>
              <w:br/>
              <w:t xml:space="preserve">  report.docx (optional)</w:t>
              <w:br/>
              <w:t xml:space="preserve">  replay.mp4</w:t>
              <w:br/>
              <w:t xml:space="preserve">  session.json</w:t>
              <w:br/>
              <w:t xml:space="preserve">  events.json</w:t>
              <w:br/>
              <w:t xml:space="preserve">  manifest.json</w:t>
              <w:br/>
              <w:t xml:space="preserve">  screenshots/</w:t>
              <w:br/>
              <w:t xml:space="preserve">  logs/ (only if explicitly allowed/configured)</w:t>
            </w:r>
          </w:p>
        </w:tc>
      </w:tr>
    </w:tbl>
    <w:p>
      <w:pPr>
        <w:spacing w:after="60" w:line="247" w:lineRule="auto"/>
      </w:pPr>
      <w:r>
        <w:rPr>
          <w:rFonts w:ascii="Liberation Sans" w:hAnsi="Liberation Sans" w:eastAsia="Liberation Sans" w:cs="Liberation Sans"/>
          <w:b w:val="0"/>
          <w:i w:val="0"/>
          <w:color w:val="202124"/>
          <w:sz w:val="19"/>
        </w:rPr>
        <w:t xml:space="preserve">Standalone TXT/DOCX/XLSX exports are report views, not replacements for the full Evidence Package. A standalone format may reference external evidence files when embedding is impossible.</w:t>
      </w:r>
      <w:ins w:id="9007" w:author="Claude" w:date="2026-10-07T12:00:00Z">
        <w:r>
          <w:rPr>
            <w:rFonts w:ascii="Liberation Sans" w:hAnsi="Liberation Sans" w:eastAsia="Liberation Sans" w:cs="Liberation Sans"/>
            <w:b w:val="0"/>
            <w:i w:val="0"/>
            <w:color w:val="202124"/>
            <w:sz w:val="19"/>
          </w:rPr>
          <w:t xml:space="preserve"> The replay file name above is illustrative: MediaRecorder in the Chrome 116 architecture floor records WebM natively, while MP4 recording was only added in Chrome 126, so the delivered container (WebM, or MP4 via remux or a raised minimum version) is to be decided in spike B0.9.</w:t>
        </w:r>
      </w:ins>
    </w:p>
    <w:p>
      <w:pPr>
        <w:pStyle w:val="Heading2"/>
      </w:pPr>
      <w:r>
        <w:rPr>
          <w:rFonts w:ascii="Liberation Sans" w:hAnsi="Liberation Sans" w:eastAsia="Liberation Sans" w:cs="Liberation Sans"/>
          <w:b/>
          <w:color w:val="2F5597"/>
          <w:sz w:val="25"/>
        </w:rPr>
        <w:t>13.6. Custom Fields model</w:t>
      </w:r>
    </w:p>
    <w:p>
      <w:pPr/>
      <w:r>
        <w:t>For first design partners, Report Model supports only the field types needed to avoid a generic form engine: Short Text, Long Text, Single Select, Boolean and Date. Validation is limited to Required/Optional, default value, max length and allowed options where applicable. Templates, filename rules and future Jira/Azure mappings reference stable field IDs rather than display labels.</w:t>
      </w:r>
    </w:p>
    <w:p>
      <w:pPr/>
      <w:r>
        <w:rPr>
          <w:rFonts w:ascii="Liberation Sans" w:hAnsi="Liberation Sans" w:eastAsia="Liberation Sans" w:cs="Liberation Sans"/>
          <w:color w:val="202124"/>
          <w:sz w:val="19"/>
        </w:rPr>
        <w:t>Target Profile may provide field defaults such as Environment=QA or Product=Payments while the user can fill required per-bug values such as Severity.</w:t>
      </w:r>
    </w:p>
    <w:p>
      <w:pPr>
        <w:pStyle w:val="Heading2"/>
      </w:pPr>
      <w:r>
        <w:rPr>
          <w:rFonts w:ascii="Liberation Sans" w:hAnsi="Liberation Sans" w:eastAsia="Liberation Sans" w:cs="Liberation Sans"/>
          <w:b/>
          <w:color w:val="2F5597"/>
          <w:sz w:val="25"/>
        </w:rPr>
        <w:t>13.7. Versioned Evidence Manifest</w:t>
      </w:r>
    </w:p>
    <w:p>
      <w:pPr/>
      <w:r>
        <w:rPr>
          <w:rFonts w:ascii="Liberation Sans" w:hAnsi="Liberation Sans" w:eastAsia="Liberation Sans" w:cs="Liberation Sans"/>
          <w:color w:val="202124"/>
          <w:sz w:val="19"/>
        </w:rPr>
        <w:t>manifest.json becomes a defined package contract rather than a placeholder. It records schema_version, reprodesk_version, browser/version, capture_mode, Target Profile identifier (non-secret local id), capture/privacy policy version, start/end/last-committed timestamps, artifact inventory and compatibility metadata.</w:t>
      </w:r>
    </w:p>
    <w:p>
      <w:pPr/>
      <w:r>
        <w:rPr>
          <w:rFonts w:ascii="Liberation Sans" w:hAnsi="Liberation Sans" w:eastAsia="Liberation Sans" w:cs="Liberation Sans"/>
          <w:color w:val="202124"/>
          <w:sz w:val="19"/>
        </w:rPr>
        <w:t>Optional SHA-256 hashes may be included for evidence files so a recipient can verify that files in the package have not changed since export. This is integrity metadata, not a claim of forensic chain-of-custody.</w:t>
      </w:r>
    </w:p>
    <w:p>
      <w:pPr>
        <w:pStyle w:val="Heading2"/>
      </w:pPr>
      <w:r>
        <w:t>13.8. Capture Session, derived Bug Reports and evidence references</w:t>
      </w:r>
    </w:p>
    <w:p>
      <w:pPr/>
      <w:r>
        <w:t>Capture Session is the durable source-evidence object. Bug Report is a separate derived object that references a session_id plus selected evidence ranges/markers/screenshots. One session may have zero, one or many reports.</w:t>
      </w:r>
    </w:p>
    <w:p>
      <w:pPr/>
      <w:r>
        <w:t>Media chunks are not copied merely because a report is duplicated. Reference-aware storage keeps a chunk while any saved session/report still needs it. Deleting one derived report does not delete shared source evidence unless the underlying session/evidence retention rules permit it.</w:t>
      </w:r>
    </w:p>
    <w:p>
      <w:pPr/>
      <w:r>
        <w:t>Each derived report has independent report fields, Custom Fields, included evidence selection, output templates/filenames and future integration destination. This prevents “several defects in one execution” from forcing duplicate capture or one overloaded ticket.</w:t>
      </w:r>
    </w:p>
    <w:p>
      <w:pPr>
        <w:pStyle w:val="Heading2"/>
      </w:pPr>
      <w:r>
        <w:t>13.9. Screenshot Evidence Item and annotation model</w:t>
      </w:r>
    </w:p>
    <w:p>
      <w:pPr/>
      <w:r>
        <w:t>A Screenshot Evidence Item stores an immutable source-image reference plus structured context: evidence/session ids, timestamp, Target Profile/environment, permitted origin+path/page title, browser/version, viewport/display context, capture mode/state, related marker and nearby filtered timeline-event references. Optional fields are omitted when permissions/policy do not allow reliable collection.</w:t>
      </w:r>
    </w:p>
    <w:p>
      <w:pPr/>
      <w:r>
        <w:t>Annotations are separate structured objects (for example arrow/rectangle/ellipse/line/text/redaction, geometry, color and ordering) and may be scoped to a session-level review or a specific Derived Bug Report. Undo/Redo edits the annotation model, not the source image. Export renderers decide whether to embed original, annotated derivative or both according to format/template/privacy policy.</w:t>
      </w:r>
    </w:p>
    <w:p>
      <w:pPr>
        <w:pStyle w:val="Heading1"/>
        <w:keepNext/>
        <w:widowControl/>
      </w:pPr>
      <w:bookmarkStart w:id="214" w:name="rd_h1_14"/>
      <w:r>
        <w:rPr>
          <w:rFonts w:ascii="Liberation Sans" w:hAnsi="Liberation Sans" w:eastAsia="Liberation Sans" w:cs="Liberation Sans"/>
          <w:b/>
          <w:color w:val="183B56"/>
          <w:sz w:val="33"/>
        </w:rPr>
        <w:t>14. UX and screens</w:t>
      </w:r>
      <w:bookmarkEnd w:id="214"/>
    </w:p>
    <w:p>
      <w:pPr>
        <w:pStyle w:val="Heading2"/>
        <w:keepNext/>
      </w:pPr>
      <w:r>
        <w:rPr>
          <w:rFonts w:ascii="Liberation Sans" w:hAnsi="Liberation Sans" w:eastAsia="Liberation Sans" w:cs="Liberation Sans"/>
          <w:b/>
          <w:i w:val="0"/>
          <w:color w:val="2F5597"/>
          <w:sz w:val="25"/>
        </w:rPr>
        <w:t>14.1. First run / permission onboarding</w:t>
      </w:r>
    </w:p>
    <w:p>
      <w:pPr>
        <w:pStyle w:val="ListBullet"/>
        <w:spacing w:after="60" w:line="247" w:lineRule="auto"/>
      </w:pPr>
      <w:r>
        <w:rPr>
          <w:rFonts w:ascii="Liberation Sans" w:hAnsi="Liberation Sans" w:eastAsia="Liberation Sans" w:cs="Liberation Sans"/>
          <w:b w:val="0"/>
          <w:i w:val="0"/>
          <w:color w:val="202124"/>
          <w:sz w:val="19"/>
        </w:rPr>
        <w:t>Explain in plain language what the extension can and cannot capture.</w:t>
      </w:r>
    </w:p>
    <w:p>
      <w:pPr>
        <w:pStyle w:val="ListBullet"/>
        <w:spacing w:after="60" w:line="247" w:lineRule="auto"/>
      </w:pPr>
      <w:r>
        <w:rPr>
          <w:rFonts w:ascii="Liberation Sans" w:hAnsi="Liberation Sans" w:eastAsia="Liberation Sans" w:cs="Liberation Sans"/>
          <w:b w:val="0"/>
          <w:i w:val="0"/>
          <w:color w:val="202124"/>
          <w:sz w:val="19"/>
        </w:rPr>
        <w:t>Request only baseline permissions needed for target selection/capture/DOM semantics.</w:t>
      </w:r>
    </w:p>
    <w:p>
      <w:pPr>
        <w:pStyle w:val="ListBullet"/>
        <w:spacing w:after="60" w:line="247" w:lineRule="auto"/>
      </w:pPr>
      <w:r>
        <w:rPr>
          <w:rFonts w:ascii="Liberation Sans" w:hAnsi="Liberation Sans" w:eastAsia="Liberation Sans" w:cs="Liberation Sans"/>
          <w:b w:val="0"/>
          <w:i w:val="0"/>
          <w:color w:val="202124"/>
          <w:sz w:val="19"/>
        </w:rPr>
        <w:t>Explicitly state: no keyboard content, no clipboard, no whole-browser/desktop capture, no automatic cloud upload.</w:t>
      </w:r>
    </w:p>
    <w:p>
      <w:pPr>
        <w:pStyle w:val="ListBullet"/>
        <w:spacing w:after="60" w:line="247" w:lineRule="auto"/>
      </w:pPr>
      <w:r>
        <w:rPr>
          <w:rFonts w:ascii="Liberation Sans" w:hAnsi="Liberation Sans" w:eastAsia="Liberation Sans" w:cs="Liberation Sans"/>
          <w:b w:val="0"/>
          <w:i w:val="0"/>
          <w:color w:val="202124"/>
          <w:sz w:val="19"/>
        </w:rPr>
        <w:t>Offer a short privacy test/demo before the user arms a real enterprise target.</w:t>
      </w:r>
    </w:p>
    <w:p>
      <w:pPr>
        <w:pStyle w:val="Heading2"/>
        <w:keepNext/>
      </w:pPr>
      <w:r>
        <w:rPr>
          <w:rFonts w:ascii="Liberation Sans" w:hAnsi="Liberation Sans" w:eastAsia="Liberation Sans" w:cs="Liberation Sans"/>
          <w:b/>
          <w:i w:val="0"/>
          <w:color w:val="2F5597"/>
          <w:sz w:val="25"/>
        </w:rPr>
        <w:t>14.2. Browser toolbar indicator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Meaning</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Visible indication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Inactive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installed; no active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 / inactive badge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Armed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Instant Replay buffer active for approved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ARMED / ON badge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Recording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Deliberate Repro Session active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 + elapsed timer in side panel; strong badge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Session open, approved target inactive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Paused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intentionally paused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PAUSED - manual</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closed/crashed/became unavailable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 - capture stopped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Error / Not Recording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pipeline unhealthy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ERROR / NOT RECORDING + reason</w:t>
            </w:r>
          </w:p>
        </w:tc>
      </w:tr>
      <w:tr>
        <w:trPr>
          <w:cantSplit/>
        </w:trPr>
        <w:tc>
          <w:tcPr>
            <w:tcW w:type="dxa" w:w="3427"/>
            <w:vAlign w:val="center"/>
          </w:tcPr>
          <w:p>
            <w:pPr>
              <w:spacing w:before="0" w:after="0"/>
            </w:pPr>
            <w:r>
              <w:rPr>
                <w:sz w:val="17"/>
              </w:rPr>
              <w:t>Screenshot-only</w:t>
            </w:r>
          </w:p>
        </w:tc>
        <w:tc>
          <w:tcPr>
            <w:tcW w:type="dxa" w:w="3427"/>
            <w:vAlign w:val="center"/>
          </w:tcPr>
          <w:p>
            <w:pPr>
              <w:spacing w:before="0" w:after="0"/>
            </w:pPr>
            <w:r>
              <w:rPr>
                <w:sz w:val="17"/>
              </w:rPr>
              <w:t>Target/session active; continuous video OFF; manual screenshot evidence available</w:t>
            </w:r>
          </w:p>
        </w:tc>
        <w:tc>
          <w:tcPr>
            <w:tcW w:type="dxa" w:w="3427"/>
            <w:vAlign w:val="center"/>
          </w:tcPr>
          <w:p>
            <w:pPr>
              <w:spacing w:before="0" w:after="0"/>
            </w:pPr>
            <w:r>
              <w:rPr>
                <w:sz w:val="17"/>
              </w:rPr>
              <w:t>SCREENSHOTS ONLY / VIDEO OFF</w:t>
            </w:r>
          </w:p>
        </w:tc>
      </w:tr>
      <w:tr>
        <w:trPr>
          <w:cantSplit/>
        </w:trPr>
        <w:tc>
          <w:tcPr>
            <w:tcW w:type="dxa" w:w="3427"/>
            <w:vAlign w:val="center"/>
          </w:tcPr>
          <w:p>
            <w:pPr>
              <w:spacing w:before="0" w:after="0"/>
            </w:pPr>
            <w:r>
              <w:rPr>
                <w:sz w:val="17"/>
              </w:rPr>
              <w:t>AFK</w:t>
            </w:r>
          </w:p>
        </w:tc>
        <w:tc>
          <w:tcPr>
            <w:tcW w:type="dxa" w:w="3427"/>
            <w:vAlign w:val="center"/>
          </w:tcPr>
          <w:p>
            <w:pPr>
              <w:spacing w:before="0" w:after="0"/>
            </w:pPr>
            <w:r>
              <w:rPr>
                <w:sz w:val="17"/>
              </w:rPr>
              <w:t>Approved target may remain open, but user/machine is idle or locked and capture is suspended</w:t>
            </w:r>
          </w:p>
        </w:tc>
        <w:tc>
          <w:tcPr>
            <w:tcW w:type="dxa" w:w="3427"/>
            <w:vAlign w:val="center"/>
          </w:tcPr>
          <w:p>
            <w:pPr>
              <w:spacing w:before="0" w:after="0"/>
            </w:pPr>
            <w:r>
              <w:rPr>
                <w:sz w:val="17"/>
              </w:rPr>
              <w:t>AFK - CAPTURE SUSPENDED</w:t>
            </w:r>
          </w:p>
        </w:tc>
      </w:tr>
    </w:tbl>
    <w:p>
      <w:pPr>
        <w:spacing w:after="60" w:line="247" w:lineRule="auto"/>
      </w:pPr>
      <w:r>
        <w:rPr>
          <w:rFonts w:ascii="Liberation Sans" w:hAnsi="Liberation Sans" w:eastAsia="Liberation Sans" w:cs="Liberation Sans"/>
          <w:b w:val="0"/>
          <w:i w:val="0"/>
          <w:color w:val="202124"/>
          <w:sz w:val="19"/>
        </w:rPr>
        <w:t>The product must never rely only on color; state text/iconography must remain understandable for accessibility and screenshots.</w:t>
      </w:r>
    </w:p>
    <w:p>
      <w:pPr>
        <w:pStyle w:val="Heading2"/>
        <w:keepNext/>
      </w:pPr>
      <w:r>
        <w:rPr>
          <w:rFonts w:ascii="Liberation Sans" w:hAnsi="Liberation Sans" w:eastAsia="Liberation Sans" w:cs="Liberation Sans"/>
          <w:b/>
          <w:i w:val="0"/>
          <w:color w:val="2F5597"/>
          <w:sz w:val="25"/>
        </w:rPr>
        <w:t>14.3. Side Panel / active session controller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ReproDesk</w:t>
              <w:br/>
              <w:t>REC  04:37</w:t>
              <w:br/>
              <w:t>Target: qa.bank.example</w:t>
              <w:br/>
              <w:t>[Add Marker] [Screenshot]</w:t>
              <w:br/>
              <w:t>[Pause] [Finish]</w:t>
              <w:br/>
              <w:t>State: Recording</w:t>
            </w:r>
          </w:p>
        </w:tc>
      </w:tr>
    </w:tbl>
    <w:p>
      <w:pPr>
        <w:pStyle w:val="Heading2"/>
        <w:keepNext/>
      </w:pPr>
      <w:r>
        <w:rPr>
          <w:rFonts w:ascii="Liberation Sans" w:hAnsi="Liberation Sans" w:eastAsia="Liberation Sans" w:cs="Liberation Sans"/>
          <w:b/>
          <w:i w:val="0"/>
          <w:color w:val="2F5597"/>
          <w:sz w:val="25"/>
        </w:rPr>
        <w:t>14.4. Review after capture</w:t>
      </w:r>
    </w:p>
    <w:p>
      <w:pPr>
        <w:pStyle w:val="ListBullet"/>
        <w:spacing w:after="60" w:line="247" w:lineRule="auto"/>
      </w:pPr>
      <w:r>
        <w:rPr>
          <w:rFonts w:ascii="Liberation Sans" w:hAnsi="Liberation Sans" w:eastAsia="Liberation Sans" w:cs="Liberation Sans"/>
          <w:b w:val="0"/>
          <w:i w:val="0"/>
          <w:color w:val="202124"/>
          <w:sz w:val="19"/>
        </w:rPr>
        <w:t>Preview replay/timeline and Important Moments.</w:t>
      </w:r>
    </w:p>
    <w:p>
      <w:pPr>
        <w:pStyle w:val="ListBullet"/>
        <w:spacing w:after="60" w:line="247" w:lineRule="auto"/>
      </w:pPr>
      <w:r>
        <w:rPr>
          <w:rFonts w:ascii="Liberation Sans" w:hAnsi="Liberation Sans" w:eastAsia="Liberation Sans" w:cs="Liberation Sans"/>
          <w:b w:val="0"/>
          <w:i w:val="0"/>
          <w:color w:val="202124"/>
          <w:sz w:val="19"/>
        </w:rPr>
        <w:t>Show Pre-session Context as a visually separate block with Keep / Trim / Remove.</w:t>
      </w:r>
    </w:p>
    <w:p>
      <w:pPr>
        <w:pStyle w:val="ListBullet"/>
        <w:spacing w:after="60" w:line="247" w:lineRule="auto"/>
      </w:pPr>
      <w:r>
        <w:rPr>
          <w:rFonts w:ascii="Liberation Sans" w:hAnsi="Liberation Sans" w:eastAsia="Liberation Sans" w:cs="Liberation Sans"/>
          <w:b w:val="0"/>
          <w:i w:val="0"/>
          <w:color w:val="202124"/>
          <w:sz w:val="19"/>
        </w:rPr>
        <w:t>Rename markers and edit/delete deterministic draft steps.</w:t>
      </w:r>
    </w:p>
    <w:p>
      <w:pPr>
        <w:pStyle w:val="ListBullet"/>
        <w:spacing w:after="60" w:line="247" w:lineRule="auto"/>
      </w:pPr>
      <w:r>
        <w:rPr>
          <w:rFonts w:ascii="Liberation Sans" w:hAnsi="Liberation Sans" w:eastAsia="Liberation Sans" w:cs="Liberation Sans"/>
          <w:b w:val="0"/>
          <w:i w:val="0"/>
          <w:color w:val="202124"/>
          <w:sz w:val="19"/>
        </w:rPr>
        <w:t>If the target ended unexpectedly, show the system event prominently and ask the user to classify/comment on the failure.</w:t>
      </w:r>
    </w:p>
    <w:p>
      <w:pPr>
        <w:pStyle w:val="ListBullet"/>
        <w:spacing w:after="60" w:line="247" w:lineRule="auto"/>
      </w:pPr>
      <w:r>
        <w:rPr>
          <w:rFonts w:ascii="Liberation Sans" w:hAnsi="Liberation Sans" w:eastAsia="Liberation Sans" w:cs="Liberation Sans"/>
          <w:b w:val="0"/>
          <w:i w:val="0"/>
          <w:color w:val="202124"/>
          <w:sz w:val="19"/>
        </w:rPr>
        <w:t>Enter/edit Title, Actual Result, Expected Result and Notes.</w:t>
      </w:r>
    </w:p>
    <w:p>
      <w:pPr>
        <w:pStyle w:val="ListBullet"/>
        <w:spacing w:after="60" w:line="247" w:lineRule="auto"/>
      </w:pPr>
      <w:r>
        <w:rPr>
          <w:rFonts w:ascii="Liberation Sans" w:hAnsi="Liberation Sans" w:eastAsia="Liberation Sans" w:cs="Liberation Sans"/>
          <w:b w:val="0"/>
          <w:i w:val="0"/>
          <w:color w:val="202124"/>
          <w:sz w:val="19"/>
        </w:rPr>
        <w:t>Choose output format, default/custom template and included evidence.</w:t>
      </w:r>
    </w:p>
    <w:p>
      <w:pPr>
        <w:pStyle w:val="ListBullet"/>
      </w:pPr>
      <w:r>
        <w:t>If the session contains multiple defects, “Create another bug from this session” duplicates the report definition, not the media. Review clearly shows the common source session and which markers/screenshots/time range belong to the current derived report.</w:t>
      </w:r>
    </w:p>
    <w:p>
      <w:pPr>
        <w:pStyle w:val="Heading2"/>
        <w:keepNext/>
      </w:pPr>
      <w:r>
        <w:rPr>
          <w:rFonts w:ascii="Liberation Sans" w:hAnsi="Liberation Sans" w:eastAsia="Liberation Sans" w:cs="Liberation Sans"/>
          <w:b/>
          <w:i w:val="0"/>
          <w:color w:val="2F5597"/>
          <w:sz w:val="25"/>
        </w:rPr>
        <w:t>14.5. Export dialog</w:t>
      </w:r>
    </w:p>
    <w:p>
      <w:pPr>
        <w:pStyle w:val="ListBullet"/>
      </w:pPr>
      <w:r>
        <w:t>Select one or more outputs at once: Evidence ZIP independently, plus any combination of TXT, DOCX, XLSX, HTML; PDF if/when supported.</w:t>
      </w:r>
    </w:p>
    <w:p>
      <w:pPr>
        <w:pStyle w:val="ListBullet"/>
      </w:pPr>
      <w:r>
        <w:t>For each selected standalone format choose/confirm its compatible default or custom template and filename rule. Different teams can receive different formats from the same validated report.</w:t>
      </w:r>
    </w:p>
    <w:p>
      <w:pPr>
        <w:pStyle w:val="ListBullet"/>
      </w:pPr>
      <w:r>
        <w:t>Run compatibility validation independently per selected format. A DOCX incompatibility must not silently alter XLSX; the UI shows exact format-specific failures/fallbacks before generation.</w:t>
      </w:r>
    </w:p>
    <w:p>
      <w:pPr>
        <w:pStyle w:val="ListBullet"/>
      </w:pPr>
      <w:r>
        <w:t>Generate all valid selected outputs in one export action without forcing the user to repeat Review for each format.</w:t>
      </w:r>
    </w:p>
    <w:p>
      <w:pPr>
        <w:pStyle w:val="ListBullet"/>
      </w:pPr>
      <w:r>
        <w:t>Preview every generated filename and allow manual edit unless enterprise policy locks it.</w:t>
      </w:r>
    </w:p>
    <w:p>
      <w:pPr>
        <w:pStyle w:val="ListBullet"/>
      </w:pPr>
      <w:r>
        <w:t>If a format cannot embed an artifact (for example screenshots in TXT), explain the reference/fallback rather than silently dropping it.</w:t>
      </w:r>
    </w:p>
    <w:p>
      <w:pPr>
        <w:pStyle w:val="Heading2"/>
      </w:pPr>
      <w:r>
        <w:rPr>
          <w:rFonts w:ascii="Liberation Sans" w:hAnsi="Liberation Sans" w:eastAsia="Liberation Sans" w:cs="Liberation Sans"/>
          <w:b/>
          <w:color w:val="2F5597"/>
          <w:sz w:val="25"/>
        </w:rPr>
        <w:t>14.6. Recovery, visual review and redaction UX</w:t>
      </w:r>
    </w:p>
    <w:p>
      <w:pPr/>
      <w:r>
        <w:t>On startup, an interrupted but recoverable session appears as a distinct Recovered Session card with last committed time and actions Review / Delete; it does not silently merge into a new session. If never opened, it expires after 7 days by default unless policy changes the retention.</w:t>
      </w:r>
    </w:p>
    <w:p>
      <w:pPr/>
      <w:r>
        <w:t>Review states: “Values visible in the tested application may appear in video/screenshots even when typed values are not collected.”</w:t>
      </w:r>
    </w:p>
    <w:p>
      <w:pPr/>
      <w:r>
        <w:t>Pilot redaction starts with a rectangular blur/redaction region applicable to screenshot or chosen video time range, plus segment removal where needed. Automatic Target Profile masking later prefers CSS selector/DOM geometry; fixed screen regions are fallback. Required mask failures are visible and may fail closed under strict policy.</w:t>
      </w:r>
    </w:p>
    <w:p>
      <w:pPr/>
      <w:r>
        <w:t>Copy Report provides one-click Markdown and Plain Text for Jira/ADO/manual trackers without direct API integration.</w:t>
      </w:r>
    </w:p>
    <w:p>
      <w:pPr>
        <w:pStyle w:val="Heading2"/>
      </w:pPr>
      <w:r>
        <w:t>14.7. AFK UX</w:t>
      </w:r>
    </w:p>
    <w:p>
      <w:pPr/>
      <w:r>
        <w:t>When AFK starts, the side panel/badge changes immediately and shows why (Locked or idle threshold reached), whether any temporary pre-AFK context is still inside normal retention, and that no new evidence is being captured. On return, Armed may resume automatically after target validation; an interrupted Repro Session offers Resume Recording or Finish Session rather than restarting silently.</w:t>
      </w:r>
    </w:p>
    <w:p>
      <w:pPr/>
      <w:r>
        <w:t>Target Profile settings expose AFK Auto-Pause with a working default of 10 minutes and options such as 5/10/15/30 min/Off. Starting a Repro Session should make the active AFK policy visible and allow a per-session override for deliberate idle/timeout tests.</w:t>
      </w:r>
    </w:p>
    <w:p>
      <w:pPr>
        <w:pStyle w:val="Heading2"/>
      </w:pPr>
      <w:r>
        <w:t>14.8. Screenshot-only mode and annotation editor</w:t>
      </w:r>
    </w:p>
    <w:p>
      <w:pPr/>
      <w:r>
        <w:t>The controller clearly distinguishes “ReproDesk active” from “video recording”: Screenshot-only shows Video OFF, a prominent Screenshot action, the configurable shortcut and the last successful screenshot timestamp/id. A screenshot failure is visible and never masquerades as captured evidence.</w:t>
      </w:r>
    </w:p>
    <w:p>
      <w:pPr/>
      <w:r>
        <w:t>The editor is intentionally small: Arrow, Rectangle, Ellipse, Line, Text/Comment, annotation color, Move/Resize/Delete, Undo/Redo and Blur/Redact. The user can save/close without flattening; Review shows which report-specific annotation set will be exported and can revert to the untouched original.</w:t>
      </w:r>
    </w:p>
    <w:p>
      <w:pPr>
        <w:pStyle w:val="Heading1"/>
        <w:keepNext/>
        <w:widowControl/>
      </w:pPr>
      <w:bookmarkStart w:id="215" w:name="rd_h1_15"/>
      <w:r>
        <w:rPr>
          <w:rFonts w:ascii="Liberation Sans" w:hAnsi="Liberation Sans" w:eastAsia="Liberation Sans" w:cs="Liberation Sans"/>
          <w:b/>
          <w:color w:val="183B56"/>
          <w:sz w:val="33"/>
        </w:rPr>
        <w:t>15. Integrations and AI roadmap</w:t>
      </w:r>
      <w:bookmarkEnd w:id="215"/>
    </w:p>
    <w:p>
      <w:pPr>
        <w:pStyle w:val="Heading2"/>
        <w:keepNext/>
      </w:pPr>
      <w:r>
        <w:rPr>
          <w:rFonts w:ascii="Liberation Sans" w:hAnsi="Liberation Sans" w:eastAsia="Liberation Sans" w:cs="Liberation Sans"/>
          <w:b/>
          <w:i w:val="0"/>
          <w:color w:val="2F5597"/>
          <w:sz w:val="25"/>
        </w:rPr>
        <w:t>15.1. Reporting flexibility before direct integrations</w:t>
      </w:r>
    </w:p>
    <w:p>
      <w:pPr>
        <w:spacing w:after="60" w:line="247" w:lineRule="auto"/>
      </w:pPr>
      <w:r>
        <w:rPr>
          <w:rFonts w:ascii="Liberation Sans" w:hAnsi="Liberation Sans" w:eastAsia="Liberation Sans" w:cs="Liberation Sans"/>
          <w:b w:val="0"/>
          <w:i w:val="0"/>
          <w:color w:val="202124"/>
          <w:sz w:val="19"/>
        </w:rPr>
        <w:t>Custom report templates and multiple export formats are a strategic bridge to different company processes. A team should be able to use ReproDesk even before direct Jira/Azure integration by exporting a report that follows its existing bug template.</w:t>
      </w:r>
    </w:p>
    <w:p>
      <w:pPr>
        <w:pStyle w:val="Heading2"/>
        <w:keepNext/>
      </w:pPr>
      <w:r>
        <w:rPr>
          <w:rFonts w:ascii="Liberation Sans" w:hAnsi="Liberation Sans" w:eastAsia="Liberation Sans" w:cs="Liberation Sans"/>
          <w:b/>
          <w:i w:val="0"/>
          <w:color w:val="2F5597"/>
          <w:sz w:val="25"/>
        </w:rPr>
        <w:t>15.2. Tracker integrations - deferred but remembered</w:t>
      </w:r>
    </w:p>
    <w:p>
      <w:pPr>
        <w:pStyle w:val="ListBullet"/>
        <w:spacing w:after="60" w:line="247" w:lineRule="auto"/>
      </w:pPr>
      <w:r>
        <w:rPr>
          <w:rFonts w:ascii="Liberation Sans" w:hAnsi="Liberation Sans" w:eastAsia="Liberation Sans" w:cs="Liberation Sans"/>
          <w:b w:val="0"/>
          <w:i w:val="0"/>
          <w:color w:val="202124"/>
          <w:sz w:val="19"/>
        </w:rPr>
        <w:t>Jira Cloud / Jira Data Center.</w:t>
      </w:r>
    </w:p>
    <w:p>
      <w:pPr>
        <w:pStyle w:val="ListBullet"/>
        <w:spacing w:after="60" w:line="247" w:lineRule="auto"/>
      </w:pPr>
      <w:r>
        <w:rPr>
          <w:rFonts w:ascii="Liberation Sans" w:hAnsi="Liberation Sans" w:eastAsia="Liberation Sans" w:cs="Liberation Sans"/>
          <w:b w:val="0"/>
          <w:i w:val="0"/>
          <w:color w:val="202124"/>
          <w:sz w:val="19"/>
        </w:rPr>
        <w:t>Azure DevOps Services / Azure DevOps Server (including organizations migrating from legacy TFS terminology).</w:t>
      </w:r>
    </w:p>
    <w:p>
      <w:pPr>
        <w:pStyle w:val="ListBullet"/>
        <w:spacing w:after="60" w:line="247" w:lineRule="auto"/>
      </w:pPr>
      <w:r>
        <w:rPr>
          <w:rFonts w:ascii="Liberation Sans" w:hAnsi="Liberation Sans" w:eastAsia="Liberation Sans" w:cs="Liberation Sans"/>
          <w:b w:val="0"/>
          <w:i w:val="0"/>
          <w:color w:val="202124"/>
          <w:sz w:val="19"/>
        </w:rPr>
        <w:t>Priority is determined by real pilot demand, not by assumptions.</w:t>
      </w:r>
    </w:p>
    <w:p>
      <w:pPr/>
      <w:r>
        <w:t>Jira is the default first-integration candidate only as a planning assumption. Pilot demand wins: if qualified design partners clearly favor Azure DevOps, integration order flips without changing the Report Model.</w:t>
      </w:r>
    </w:p>
    <w:p>
      <w:pPr>
        <w:pStyle w:val="Heading2"/>
        <w:keepNext/>
      </w:pPr>
      <w:r>
        <w:rPr>
          <w:rFonts w:ascii="Liberation Sans" w:hAnsi="Liberation Sans" w:eastAsia="Liberation Sans" w:cs="Liberation Sans"/>
          <w:b/>
          <w:i w:val="0"/>
          <w:color w:val="2F5597"/>
          <w:sz w:val="25"/>
        </w:rPr>
        <w:t>15.3. AI only as enrichment</w:t>
      </w:r>
    </w:p>
    <w:p>
      <w:pPr>
        <w:pStyle w:val="ListBullet"/>
        <w:spacing w:after="60" w:line="247" w:lineRule="auto"/>
      </w:pPr>
      <w:r>
        <w:rPr>
          <w:rFonts w:ascii="Liberation Sans" w:hAnsi="Liberation Sans" w:eastAsia="Liberation Sans" w:cs="Liberation Sans"/>
          <w:b w:val="0"/>
          <w:i w:val="0"/>
          <w:color w:val="202124"/>
          <w:sz w:val="19"/>
        </w:rPr>
        <w:t>AI may later suggest a title, condensed Steps or Actual Result wording from already-approved evidence.</w:t>
      </w:r>
    </w:p>
    <w:p>
      <w:pPr>
        <w:pStyle w:val="ListBullet"/>
        <w:spacing w:after="60" w:line="247" w:lineRule="auto"/>
      </w:pPr>
      <w:r>
        <w:rPr>
          <w:rFonts w:ascii="Liberation Sans" w:hAnsi="Liberation Sans" w:eastAsia="Liberation Sans" w:cs="Liberation Sans"/>
          <w:b w:val="0"/>
          <w:i w:val="0"/>
          <w:color w:val="202124"/>
          <w:sz w:val="19"/>
        </w:rPr>
        <w:t>AI must never decide which sensitive data is “necessary” to collect.</w:t>
      </w:r>
    </w:p>
    <w:p>
      <w:pPr>
        <w:pStyle w:val="ListBullet"/>
        <w:spacing w:after="60" w:line="247" w:lineRule="auto"/>
      </w:pPr>
      <w:r>
        <w:rPr>
          <w:rFonts w:ascii="Liberation Sans" w:hAnsi="Liberation Sans" w:eastAsia="Liberation Sans" w:cs="Liberation Sans"/>
          <w:b w:val="0"/>
          <w:i w:val="0"/>
          <w:color w:val="202124"/>
          <w:sz w:val="19"/>
        </w:rPr>
        <w:t>Expected Result remains user-confirmed; AI suggestions are visibly labeled and editable.</w:t>
      </w:r>
    </w:p>
    <w:p>
      <w:pPr>
        <w:pStyle w:val="ListBullet"/>
        <w:spacing w:after="60" w:line="247" w:lineRule="auto"/>
      </w:pPr>
      <w:r>
        <w:rPr>
          <w:rFonts w:ascii="Liberation Sans" w:hAnsi="Liberation Sans" w:eastAsia="Liberation Sans" w:cs="Liberation Sans"/>
          <w:b w:val="0"/>
          <w:i w:val="0"/>
          <w:color w:val="202124"/>
          <w:sz w:val="19"/>
        </w:rPr>
        <w:t>AI/cloud use requires separate explicit consent and a documented data flow.</w:t>
      </w:r>
    </w:p>
    <w:p>
      <w:pPr>
        <w:pStyle w:val="Heading2"/>
        <w:keepNext/>
      </w:pPr>
      <w:r>
        <w:rPr>
          <w:rFonts w:ascii="Liberation Sans" w:hAnsi="Liberation Sans" w:eastAsia="Liberation Sans" w:cs="Liberation Sans"/>
          <w:b/>
          <w:i w:val="0"/>
          <w:color w:val="2F5597"/>
          <w:sz w:val="25"/>
        </w:rPr>
        <w:t>15.4. Advanced Debug Context</w:t>
      </w:r>
    </w:p>
    <w:p>
      <w:pPr>
        <w:spacing w:after="60" w:line="247" w:lineRule="auto"/>
      </w:pPr>
      <w:r>
        <w:rPr>
          <w:rFonts w:ascii="Liberation Sans" w:hAnsi="Liberation Sans" w:eastAsia="Liberation Sans" w:cs="Liberation Sans"/>
          <w:b w:val="0"/>
          <w:i w:val="0"/>
          <w:color w:val="202124"/>
          <w:sz w:val="19"/>
        </w:rPr>
        <w:t>Network/Console/Runtime diagnostics are an independent later capability, not a hidden dependency of the browser MVP. A security/permission spike must prove safe secret filtering and acceptable enterprise policy before implementation.</w:t>
      </w:r>
    </w:p>
    <w:p>
      <w:pPr>
        <w:pStyle w:val="Heading2"/>
      </w:pPr>
      <w:r>
        <w:t>15.5. Platform diagnostics priority</w:t>
      </w:r>
    </w:p>
    <w:p>
      <w:pPr/>
      <w:r>
        <w:t>For browser-first paid versions, OS-level platform logs are secondary to web errors/console/network context. Native Windows changes that calculus: Event Log/ETW and target-owned logs become much more valuable once ReproDesk captures native applications.</w:t>
      </w:r>
    </w:p>
    <w:p>
      <w:pPr>
        <w:pStyle w:val="Heading1"/>
        <w:keepNext/>
        <w:widowControl/>
      </w:pPr>
      <w:bookmarkStart w:id="216" w:name="rd_h1_16"/>
      <w:r>
        <w:rPr>
          <w:rFonts w:ascii="Liberation Sans" w:hAnsi="Liberation Sans" w:eastAsia="Liberation Sans" w:cs="Liberation Sans"/>
          <w:b/>
          <w:color w:val="183B56"/>
          <w:sz w:val="33"/>
        </w:rPr>
        <w:t>16. Competitive landscape</w:t>
      </w:r>
      <w:bookmarkEnd w:id="216"/>
    </w:p>
    <w:p>
      <w:pPr>
        <w:pStyle w:val="Heading2"/>
        <w:keepNext/>
      </w:pPr>
      <w:r>
        <w:rPr>
          <w:rFonts w:ascii="Liberation Sans" w:hAnsi="Liberation Sans" w:eastAsia="Liberation Sans" w:cs="Liberation Sans"/>
          <w:b/>
          <w:i w:val="0"/>
          <w:color w:val="2F5597"/>
          <w:sz w:val="25"/>
        </w:rPr>
        <w:t>16.1. Existing category</w:t>
      </w:r>
    </w:p>
    <w:p>
      <w:pPr>
        <w:spacing w:after="60" w:line="247" w:lineRule="auto"/>
      </w:pPr>
      <w:r>
        <w:rPr>
          <w:rFonts w:ascii="Liberation Sans" w:hAnsi="Liberation Sans" w:eastAsia="Liberation Sans" w:cs="Liberation Sans"/>
          <w:b w:val="0"/>
          <w:i w:val="0"/>
          <w:color w:val="202124"/>
          <w:sz w:val="19"/>
        </w:rPr>
        <w:t>The browser bug-capture market is already active: products such as Jam, Bird Eats Bug, Marker.io and others validate demand for recordings, contextual reports and integrations. This means browser-first distribution is easier to understand, but differentiation is harder than in a narrow native-desktop niche.</w:t>
      </w:r>
    </w:p>
    <w:p>
      <w:pPr>
        <w:pStyle w:val="Heading2"/>
        <w:keepNext/>
      </w:pPr>
      <w:r>
        <w:rPr>
          <w:rFonts w:ascii="Liberation Sans" w:hAnsi="Liberation Sans" w:eastAsia="Liberation Sans" w:cs="Liberation Sans"/>
          <w:b/>
          <w:i w:val="0"/>
          <w:color w:val="2F5597"/>
          <w:sz w:val="25"/>
        </w:rPr>
        <w:t>16.2. Proposed wedge</w:t>
      </w:r>
    </w:p>
    <w:p>
      <w:pPr>
        <w:pStyle w:val="ListBullet"/>
        <w:spacing w:after="60" w:line="247" w:lineRule="auto"/>
      </w:pPr>
      <w:r>
        <w:rPr>
          <w:rFonts w:ascii="Liberation Sans" w:hAnsi="Liberation Sans" w:eastAsia="Liberation Sans" w:cs="Liberation Sans"/>
          <w:b w:val="0"/>
          <w:i w:val="0"/>
          <w:color w:val="202124"/>
          <w:sz w:val="19"/>
        </w:rPr>
        <w:t>Two core video workflows in one product: retroactive Instant Replay + deliberate Repro Session, plus a lightweight Screenshot-only evidence option when continuous video is unnecessary or prohibited.</w:t>
      </w:r>
    </w:p>
    <w:p>
      <w:pPr>
        <w:pStyle w:val="ListBullet"/>
        <w:spacing w:after="60" w:line="247" w:lineRule="auto"/>
      </w:pPr>
      <w:r>
        <w:rPr>
          <w:rFonts w:ascii="Liberation Sans" w:hAnsi="Liberation Sans" w:eastAsia="Liberation Sans" w:cs="Liberation Sans"/>
          <w:b w:val="0"/>
          <w:i w:val="0"/>
          <w:color w:val="202124"/>
          <w:sz w:val="19"/>
        </w:rPr>
        <w:t>Strict target-only privacy model with visible Privacy Pause and fail-closed behavior.</w:t>
      </w:r>
    </w:p>
    <w:p>
      <w:pPr>
        <w:pStyle w:val="ListBullet"/>
        <w:spacing w:after="60" w:line="247" w:lineRule="auto"/>
      </w:pPr>
      <w:r>
        <w:rPr>
          <w:rFonts w:ascii="Liberation Sans" w:hAnsi="Liberation Sans" w:eastAsia="Liberation Sans" w:cs="Liberation Sans"/>
          <w:b w:val="0"/>
          <w:i w:val="0"/>
          <w:color w:val="202124"/>
          <w:sz w:val="19"/>
        </w:rPr>
        <w:t>No keyboard/clipboard/editable-value capture in baseline.</w:t>
      </w:r>
    </w:p>
    <w:p>
      <w:pPr>
        <w:pStyle w:val="ListBullet"/>
        <w:spacing w:after="60" w:line="247" w:lineRule="auto"/>
      </w:pPr>
      <w:r>
        <w:rPr>
          <w:rFonts w:ascii="Liberation Sans" w:hAnsi="Liberation Sans" w:eastAsia="Liberation Sans" w:cs="Liberation Sans"/>
          <w:b w:val="0"/>
          <w:i w:val="0"/>
          <w:color w:val="202124"/>
          <w:sz w:val="19"/>
        </w:rPr>
        <w:t>Multiple named markers and crash-safe terminal events.</w:t>
      </w:r>
    </w:p>
    <w:p>
      <w:pPr>
        <w:pStyle w:val="ListBullet"/>
        <w:spacing w:after="60" w:line="247" w:lineRule="auto"/>
      </w:pPr>
      <w:r>
        <w:rPr>
          <w:rFonts w:ascii="Liberation Sans" w:hAnsi="Liberation Sans" w:eastAsia="Liberation Sans" w:cs="Liberation Sans"/>
          <w:b w:val="0"/>
          <w:i w:val="0"/>
          <w:color w:val="202124"/>
          <w:sz w:val="19"/>
        </w:rPr>
        <w:t>Flexible company reporting: default/custom templates, multiple output formats and filename conventions.</w:t>
      </w:r>
    </w:p>
    <w:p>
      <w:pPr>
        <w:pStyle w:val="ListBullet"/>
        <w:spacing w:after="60" w:line="247" w:lineRule="auto"/>
      </w:pPr>
      <w:r>
        <w:rPr>
          <w:rFonts w:ascii="Liberation Sans" w:hAnsi="Liberation Sans" w:eastAsia="Liberation Sans" w:cs="Liberation Sans"/>
          <w:b w:val="0"/>
          <w:i w:val="0"/>
          <w:color w:val="202124"/>
          <w:sz w:val="19"/>
        </w:rPr>
        <w:t>Local-first operation with direct integrations/cloud added only when justified.</w:t>
      </w:r>
    </w:p>
    <w:p>
      <w:pPr>
        <w:pStyle w:val="ListBullet"/>
        <w:spacing w:after="60" w:line="247" w:lineRule="auto"/>
      </w:pPr>
      <w:r>
        <w:rPr>
          <w:rFonts w:ascii="Liberation Sans" w:hAnsi="Liberation Sans" w:eastAsia="Liberation Sans" w:cs="Liberation Sans"/>
          <w:b w:val="0"/>
          <w:i w:val="0"/>
          <w:color w:val="202124"/>
          <w:sz w:val="19"/>
        </w:rPr>
        <w:t>Native desktop expansion later can become a differentiator if browser workflow proves demand.</w:t>
      </w:r>
    </w:p>
    <w:p>
      <w:pPr>
        <w:pStyle w:val="Heading2"/>
        <w:keepNext/>
      </w:pPr>
      <w:r>
        <w:rPr>
          <w:rFonts w:ascii="Liberation Sans" w:hAnsi="Liberation Sans" w:eastAsia="Liberation Sans" w:cs="Liberation Sans"/>
          <w:b/>
          <w:i w:val="0"/>
          <w:color w:val="2F5597"/>
          <w:sz w:val="25"/>
        </w:rPr>
        <w:t>16.3. Competitive risk</w:t>
      </w:r>
    </w:p>
    <w:p>
      <w:pPr>
        <w:spacing w:after="60" w:line="247" w:lineRule="auto"/>
      </w:pPr>
      <w:r>
        <w:rPr>
          <w:rFonts w:ascii="Liberation Sans" w:hAnsi="Liberation Sans" w:eastAsia="Liberation Sans" w:cs="Liberation Sans"/>
          <w:b w:val="0"/>
          <w:i w:val="0"/>
          <w:color w:val="202124"/>
          <w:sz w:val="19"/>
        </w:rPr>
        <w:t>The biggest product risk is becoming “another recording extension”. Before heavy engineering, interviews and pilot usage must show that target isolation, retroactive capture, deliberate Repro Session, metadata-rich Screenshot-only evidence and company-ready report generation materially improve the workflow compared with existing tools.</w:t>
      </w:r>
    </w:p>
    <w:p>
      <w:pPr>
        <w:pStyle w:val="Heading2"/>
      </w:pPr>
      <w:r>
        <w:rPr>
          <w:rFonts w:ascii="Liberation Sans" w:hAnsi="Liberation Sans" w:eastAsia="Liberation Sans" w:cs="Liberation Sans"/>
          <w:b/>
          <w:color w:val="2F5597"/>
          <w:sz w:val="25"/>
        </w:rPr>
        <w:t>16.4. Competitive conclusion after critical review</w:t>
      </w:r>
    </w:p>
    <w:p>
      <w:pPr/>
      <w:r>
        <w:rPr>
          <w:rFonts w:ascii="Liberation Sans" w:hAnsi="Liberation Sans" w:eastAsia="Liberation Sans" w:cs="Liberation Sans"/>
          <w:color w:val="202124"/>
          <w:sz w:val="19"/>
        </w:rPr>
        <w:t>Jam currently offers up to two minutes of local DOM-based Instant Replay and Bird Eats Bug offers per-domain local DOM replay before upload. These features validate demand but mean “instant replay + local buffer + domain opt-in” cannot be ReproDesk's primary differentiation by itself.</w:t>
      </w:r>
    </w:p>
    <w:p>
      <w:pPr/>
      <w:r>
        <w:rPr>
          <w:rFonts w:ascii="Liberation Sans" w:hAnsi="Liberation Sans" w:eastAsia="Liberation Sans" w:cs="Liberation Sans"/>
          <w:color w:val="202124"/>
          <w:sz w:val="19"/>
        </w:rPr>
        <w:t>Both DOM-replay approaches document limitations around elements such as canvas/iframe and high-event pages. ReproDesk should test whether real tab pixels plus structured semantics provide better evidence for complex enterprise UIs. This is a hypothesis to measure, not a marketing claim to publish before the spike.</w:t>
      </w:r>
    </w:p>
    <w:p>
      <w:pPr/>
      <w:r>
        <w:rPr>
          <w:rFonts w:ascii="Liberation Sans" w:hAnsi="Liberation Sans" w:eastAsia="Liberation Sans" w:cs="Liberation Sans"/>
          <w:color w:val="202124"/>
          <w:sz w:val="19"/>
        </w:rPr>
        <w:t>The stronger product wedge is therefore: pixel-faithful approved-target evidence + deterministic structured actions + deliberate Repro Session + strict privacy/AFK truth states + company-ready local reports/custom fields/templates. Screenshot-only broadens adoption where video is restricted but is treated as workflow flexibility rather than the primary differentiation. Native desktop expansion remains later.</w:t>
      </w:r>
    </w:p>
    <w:p>
      <w:pPr>
        <w:pStyle w:val="Heading1"/>
        <w:keepNext/>
        <w:widowControl/>
      </w:pPr>
      <w:bookmarkStart w:id="217" w:name="rd_h1_17"/>
      <w:r>
        <w:rPr>
          <w:rFonts w:ascii="Liberation Sans" w:hAnsi="Liberation Sans" w:eastAsia="Liberation Sans" w:cs="Liberation Sans"/>
          <w:b/>
          <w:color w:val="183B56"/>
          <w:sz w:val="33"/>
        </w:rPr>
        <w:t>17. Monetization and business model</w:t>
      </w:r>
      <w:bookmarkEnd w:id="217"/>
    </w:p>
    <w:p>
      <w:pPr>
        <w:pStyle w:val="Heading2"/>
        <w:keepNext/>
        <w:widowControl/>
      </w:pPr>
      <w:r>
        <w:rPr>
          <w:rFonts w:ascii="Liberation Sans" w:hAnsi="Liberation Sans" w:eastAsia="Liberation Sans" w:cs="Liberation Sans"/>
          <w:b/>
          <w:color w:val="2F5597"/>
          <w:sz w:val="25"/>
        </w:rPr>
        <w:t>17.1. Pricing hypothesis — NOT final pricing</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389"/>
        <w:gridCol w:w="3389"/>
        <w:gridCol w:w="3389"/>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Plan</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Working price range</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Value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Local Free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Capture, replay, local package; possible limits on history/templates</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Pro</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$10–15/user/month</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AI enrichment, integrations, templates, longer history</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Team</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$59–99/month</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Multiple users, shared settings, tracker integration</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Business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$199–299/month</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Policies, admin controls, audit/retention options</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Enterprise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Custom annual</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On-prem/self-host, SSO, deployment, support, security review</w:t>
            </w:r>
          </w:p>
        </w:tc>
      </w:tr>
    </w:tbl>
    <w:p>
      <w:pPr>
        <w:widowControl/>
        <w:spacing w:after="60" w:line="247" w:lineRule="auto"/>
      </w:pPr>
    </w:p>
    <w:p>
      <w:pPr>
        <w:widowControl/>
        <w:spacing w:after="60" w:line="247" w:lineRule="auto"/>
      </w:pPr>
      <w:r>
        <w:rPr>
          <w:rFonts w:ascii="Liberation Sans" w:hAnsi="Liberation Sans" w:eastAsia="Liberation Sans" w:cs="Liberation Sans"/>
          <w:color w:val="202124"/>
          <w:sz w:val="19"/>
        </w:rPr>
        <w:t>Pricing is only a hypothesis. It must not be fixed before interviews and pilot willingness-to-pay validation. At an early stage, finding a paid design partner matters more than optimizing a pricing page.</w:t>
      </w:r>
    </w:p>
    <w:p>
      <w:pPr/>
      <w:r>
        <w:t>Working packaging model is hybrid rather than purely per-user or per-team: Individual/Pro is per-user; Team includes a base package/seats with extra-seat expansion; Enterprise is annual/custom. Exact prices and limits remain hypotheses until paid-pilot validation.</w:t>
      </w:r>
    </w:p>
    <w:p>
      <w:pPr>
        <w:pStyle w:val="Heading2"/>
        <w:keepNext/>
        <w:widowControl/>
      </w:pPr>
      <w:r>
        <w:rPr>
          <w:rFonts w:ascii="Liberation Sans" w:hAnsi="Liberation Sans" w:eastAsia="Liberation Sans" w:cs="Liberation Sans"/>
          <w:b/>
          <w:color w:val="2F5597"/>
          <w:sz w:val="25"/>
        </w:rPr>
        <w:t>17.2. Why B2B is more attractive than B2C</w:t>
      </w:r>
    </w:p>
    <w:p>
      <w:pPr>
        <w:pStyle w:val="ListBullet"/>
        <w:widowControl/>
        <w:spacing w:after="60" w:line="247" w:lineRule="auto"/>
        <w:ind w:left="288"/>
      </w:pPr>
      <w:r>
        <w:rPr>
          <w:rFonts w:ascii="Liberation Sans" w:hAnsi="Liberation Sans" w:eastAsia="Liberation Sans" w:cs="Liberation Sans"/>
          <w:color w:val="202124"/>
          <w:sz w:val="19"/>
        </w:rPr>
        <w:t>Even a small number of teams can generate meaningful MRR.</w:t>
      </w:r>
    </w:p>
    <w:p>
      <w:pPr>
        <w:pStyle w:val="ListBullet"/>
        <w:widowControl/>
        <w:spacing w:after="60" w:line="247" w:lineRule="auto"/>
        <w:ind w:left="288"/>
      </w:pPr>
      <w:r>
        <w:rPr>
          <w:rFonts w:ascii="Liberation Sans" w:hAnsi="Liberation Sans" w:eastAsia="Liberation Sans" w:cs="Liberation Sans"/>
          <w:color w:val="202124"/>
          <w:sz w:val="19"/>
        </w:rPr>
        <w:t>The value of QA/developer time saved is much higher than the price of a utility.</w:t>
      </w:r>
    </w:p>
    <w:p>
      <w:pPr>
        <w:pStyle w:val="ListBullet"/>
        <w:widowControl/>
        <w:spacing w:after="60" w:line="247" w:lineRule="auto"/>
        <w:ind w:left="288"/>
      </w:pPr>
      <w:r>
        <w:rPr>
          <w:rFonts w:ascii="Liberation Sans" w:hAnsi="Liberation Sans" w:eastAsia="Liberation Sans" w:cs="Liberation Sans"/>
          <w:color w:val="202124"/>
          <w:sz w:val="19"/>
        </w:rPr>
        <w:t>Enterprise local/on-prem deployment could become a separate high-ACV offering.</w:t>
      </w:r>
    </w:p>
    <w:p>
      <w:pPr>
        <w:pStyle w:val="ListBullet"/>
        <w:widowControl/>
        <w:spacing w:after="60" w:line="247" w:lineRule="auto"/>
        <w:ind w:left="288"/>
      </w:pPr>
      <w:r>
        <w:rPr>
          <w:rFonts w:ascii="Liberation Sans" w:hAnsi="Liberation Sans" w:eastAsia="Liberation Sans" w:cs="Liberation Sans"/>
          <w:color w:val="202124"/>
          <w:sz w:val="19"/>
        </w:rPr>
        <w:t>On the other hand, procurement and security reviews can slow sales significantly, so the first customers should be small and mid-sized teams.</w:t>
      </w:r>
    </w:p>
    <w:p>
      <w:pPr>
        <w:pStyle w:val="Heading1"/>
        <w:keepNext/>
        <w:widowControl/>
      </w:pPr>
      <w:bookmarkStart w:id="218" w:name="rd_h1_18"/>
      <w:r>
        <w:rPr>
          <w:rFonts w:ascii="Liberation Sans" w:hAnsi="Liberation Sans" w:eastAsia="Liberation Sans" w:cs="Liberation Sans"/>
          <w:b/>
          <w:color w:val="183B56"/>
          <w:sz w:val="33"/>
        </w:rPr>
        <w:t>18. Go-to-market and validation</w:t>
      </w:r>
      <w:bookmarkEnd w:id="218"/>
    </w:p>
    <w:p>
      <w:pPr>
        <w:pStyle w:val="Heading2"/>
        <w:keepNext/>
      </w:pPr>
      <w:r>
        <w:rPr>
          <w:rFonts w:ascii="Liberation Sans" w:hAnsi="Liberation Sans" w:eastAsia="Liberation Sans" w:cs="Liberation Sans"/>
          <w:b/>
          <w:i w:val="0"/>
          <w:color w:val="2F5597"/>
          <w:sz w:val="25"/>
        </w:rPr>
        <w:t>18.1. Validation sequence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Stage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Action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Success signal</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Interviews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Talk to 10-15 manual web QA / QA leads using Chrome in enterprise workflows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At least 5 describe recurring reporting friction and want to try the extension</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Technical dogfood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 Chrome MVP on real test apps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Real defects are reported without reverting to old workflow</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External pilot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3-5 users/teams; include at least one managed enterprise environment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Repeat use after first day/week; no critical privacy/policy blocker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Edge check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Port/test same extension after Chrome stability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Minimal code divergence and acceptable managed deployment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 signal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Offer paid pilot/Pro/Team concept before SaaS build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At least 1-2 willing to pay/sign pilot</w:t>
            </w:r>
          </w:p>
        </w:tc>
      </w:tr>
    </w:tbl>
    <w:p>
      <w:pPr/>
      <w:r>
        <w:t>Chrome pilot distribution uses two supported paths: Chrome Web Store for ordinary external pilots and the same signed extension ID through managed Chrome enterprise policies for allow/normal/force installation. Unpacked builds remain development/dogfood only.</w:t>
      </w:r>
    </w:p>
    <w:p>
      <w:pPr>
        <w:pStyle w:val="Heading2"/>
        <w:keepNext/>
      </w:pPr>
      <w:r>
        <w:rPr>
          <w:rFonts w:ascii="Liberation Sans" w:hAnsi="Liberation Sans" w:eastAsia="Liberation Sans" w:cs="Liberation Sans"/>
          <w:b/>
          <w:i w:val="0"/>
          <w:color w:val="2F5597"/>
          <w:sz w:val="25"/>
        </w:rPr>
        <w:t>18.2. Interview questions</w:t>
      </w:r>
    </w:p>
    <w:p>
      <w:pPr>
        <w:pStyle w:val="ListBullet"/>
        <w:spacing w:after="60" w:line="247" w:lineRule="auto"/>
      </w:pPr>
      <w:r>
        <w:rPr>
          <w:rFonts w:ascii="Liberation Sans" w:hAnsi="Liberation Sans" w:eastAsia="Liberation Sans" w:cs="Liberation Sans"/>
          <w:b w:val="0"/>
          <w:i w:val="0"/>
          <w:color w:val="202124"/>
          <w:sz w:val="19"/>
        </w:rPr>
        <w:t>How many browser-based bugs do you report per week?</w:t>
      </w:r>
    </w:p>
    <w:p>
      <w:pPr>
        <w:pStyle w:val="ListBullet"/>
        <w:spacing w:after="60" w:line="247" w:lineRule="auto"/>
      </w:pPr>
      <w:r>
        <w:rPr>
          <w:rFonts w:ascii="Liberation Sans" w:hAnsi="Liberation Sans" w:eastAsia="Liberation Sans" w:cs="Liberation Sans"/>
          <w:b w:val="0"/>
          <w:i w:val="0"/>
          <w:color w:val="202124"/>
          <w:sz w:val="19"/>
        </w:rPr>
        <w:t>How often do you have to reproduce a bug again just to record or document it?</w:t>
      </w:r>
    </w:p>
    <w:p>
      <w:pPr>
        <w:pStyle w:val="ListBullet"/>
        <w:spacing w:after="60" w:line="247" w:lineRule="auto"/>
      </w:pPr>
      <w:r>
        <w:rPr>
          <w:rFonts w:ascii="Liberation Sans" w:hAnsi="Liberation Sans" w:eastAsia="Liberation Sans" w:cs="Liberation Sans"/>
          <w:b w:val="0"/>
          <w:i w:val="0"/>
          <w:color w:val="202124"/>
          <w:sz w:val="19"/>
        </w:rPr>
        <w:t>How long does writing Steps / Expected / Actual / environment evidence take?</w:t>
      </w:r>
    </w:p>
    <w:p>
      <w:pPr>
        <w:pStyle w:val="ListBullet"/>
        <w:spacing w:after="60" w:line="247" w:lineRule="auto"/>
      </w:pPr>
      <w:r>
        <w:rPr>
          <w:rFonts w:ascii="Liberation Sans" w:hAnsi="Liberation Sans" w:eastAsia="Liberation Sans" w:cs="Liberation Sans"/>
          <w:b w:val="0"/>
          <w:i w:val="0"/>
          <w:color w:val="202124"/>
          <w:sz w:val="19"/>
        </w:rPr>
        <w:t>Are browser extensions allowed in your managed environment? Which permissions are prohibited?</w:t>
      </w:r>
    </w:p>
    <w:p>
      <w:pPr>
        <w:pStyle w:val="ListBullet"/>
        <w:spacing w:after="60" w:line="247" w:lineRule="auto"/>
      </w:pPr>
      <w:r>
        <w:rPr>
          <w:rFonts w:ascii="Liberation Sans" w:hAnsi="Liberation Sans" w:eastAsia="Liberation Sans" w:cs="Liberation Sans"/>
          <w:b w:val="0"/>
          <w:i w:val="0"/>
          <w:color w:val="202124"/>
          <w:sz w:val="19"/>
        </w:rPr>
        <w:t>Would you leave Instant Replay Armed if it captured only an explicitly approved tab and remained local?</w:t>
      </w:r>
    </w:p>
    <w:p>
      <w:pPr>
        <w:pStyle w:val="ListBullet"/>
        <w:spacing w:after="60" w:line="247" w:lineRule="auto"/>
      </w:pPr>
      <w:r>
        <w:rPr>
          <w:rFonts w:ascii="Liberation Sans" w:hAnsi="Liberation Sans" w:eastAsia="Liberation Sans" w:cs="Liberation Sans"/>
          <w:b w:val="0"/>
          <w:i w:val="0"/>
          <w:color w:val="202124"/>
          <w:sz w:val="19"/>
        </w:rPr>
        <w:t>Do your bugs commonly open SSO/payment popups or related new tabs?</w:t>
      </w:r>
    </w:p>
    <w:p>
      <w:pPr>
        <w:pStyle w:val="ListBullet"/>
        <w:spacing w:after="60" w:line="247" w:lineRule="auto"/>
      </w:pPr>
      <w:r>
        <w:rPr>
          <w:rFonts w:ascii="Liberation Sans" w:hAnsi="Liberation Sans" w:eastAsia="Liberation Sans" w:cs="Liberation Sans"/>
          <w:b w:val="0"/>
          <w:i w:val="0"/>
          <w:color w:val="202124"/>
          <w:sz w:val="19"/>
        </w:rPr>
        <w:t>Which report format/template does your company require today?</w:t>
      </w:r>
    </w:p>
    <w:p>
      <w:pPr>
        <w:pStyle w:val="ListBullet"/>
        <w:spacing w:after="60" w:line="247" w:lineRule="auto"/>
      </w:pPr>
      <w:r>
        <w:rPr>
          <w:rFonts w:ascii="Liberation Sans" w:hAnsi="Liberation Sans" w:eastAsia="Liberation Sans" w:cs="Liberation Sans"/>
          <w:b w:val="0"/>
          <w:i w:val="0"/>
          <w:color w:val="202124"/>
          <w:sz w:val="19"/>
        </w:rPr>
        <w:t>Which issue tracker does your team use and what would direct integration need to support?</w:t>
      </w:r>
    </w:p>
    <w:p>
      <w:pPr>
        <w:pStyle w:val="ListBullet"/>
      </w:pPr>
      <w:r>
        <w:rPr>
          <w:rFonts w:ascii="Liberation Sans" w:hAnsi="Liberation Sans" w:eastAsia="Liberation Sans" w:cs="Liberation Sans"/>
          <w:color w:val="202124"/>
          <w:sz w:val="19"/>
        </w:rPr>
        <w:t>Do you test canvas/WebGL/embedded/virtualized UIs where DOM session replay loses important visual evidence?</w:t>
      </w:r>
    </w:p>
    <w:p>
      <w:pPr>
        <w:pStyle w:val="ListBullet"/>
      </w:pPr>
      <w:r>
        <w:rPr>
          <w:rFonts w:ascii="Liberation Sans" w:hAnsi="Liberation Sans" w:eastAsia="Liberation Sans" w:cs="Liberation Sans"/>
          <w:color w:val="202124"/>
          <w:sz w:val="19"/>
        </w:rPr>
        <w:t>Would a locally generated pixel video create unacceptable privacy concerns unless manual redaction exists before export?</w:t>
      </w:r>
    </w:p>
    <w:p>
      <w:pPr>
        <w:pStyle w:val="ListBullet"/>
      </w:pPr>
      <w:r>
        <w:rPr>
          <w:rFonts w:ascii="Liberation Sans" w:hAnsi="Liberation Sans" w:eastAsia="Liberation Sans" w:cs="Liberation Sans"/>
          <w:color w:val="202124"/>
          <w:sz w:val="19"/>
        </w:rPr>
        <w:t>Which fields beyond Steps/Expected/Actual are mandatory in your bug template (Severity, Module, Build, Sprint, Customer Impact)?</w:t>
      </w:r>
    </w:p>
    <w:p>
      <w:pPr>
        <w:pStyle w:val="ListBullet"/>
      </w:pPr>
      <w:r>
        <w:rPr>
          <w:rFonts w:ascii="Liberation Sans" w:hAnsi="Liberation Sans" w:eastAsia="Liberation Sans" w:cs="Liberation Sans"/>
          <w:color w:val="202124"/>
          <w:sz w:val="19"/>
        </w:rPr>
        <w:t>Would a browser extension that contacts a licensing/policy service but never uploads bug evidence still satisfy your security policy?</w:t>
      </w:r>
    </w:p>
    <w:p>
      <w:pPr>
        <w:pStyle w:val="Heading2"/>
        <w:keepNext/>
      </w:pPr>
      <w:r>
        <w:rPr>
          <w:rFonts w:ascii="Liberation Sans" w:hAnsi="Liberation Sans" w:eastAsia="Liberation Sans" w:cs="Liberation Sans"/>
          <w:b/>
          <w:i w:val="0"/>
          <w:color w:val="2F5597"/>
          <w:sz w:val="25"/>
        </w:rPr>
        <w:t>18.3. Strongest validation signal</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Strong signal</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A QA engineer installs the extension, leaves it Armed, uses both Instant Replay and Repro Session on real work, exports several real defects using the company's preferred format, and asks to keep/install it for teammates.</w:t>
            </w:r>
          </w:p>
        </w:tc>
      </w:tr>
    </w:tbl>
    <w:p>
      <w:pPr>
        <w:pStyle w:val="Heading1"/>
        <w:keepNext/>
        <w:widowControl/>
      </w:pPr>
      <w:bookmarkStart w:id="219" w:name="rd_h1_19"/>
      <w:r>
        <w:rPr>
          <w:rFonts w:ascii="Liberation Sans" w:hAnsi="Liberation Sans" w:eastAsia="Liberation Sans" w:cs="Liberation Sans"/>
          <w:b/>
          <w:color w:val="183B56"/>
          <w:sz w:val="33"/>
        </w:rPr>
        <w:t>19. Success metrics</w:t>
      </w:r>
      <w:bookmarkEnd w:id="219"/>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Metric</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Why it matters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Pilot rule / target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Activation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reaches first successful report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&gt;70% in controlled pilot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Repeat 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Product enters actual workflow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&gt;=3 real captures in first work week for active QA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reliability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Rare bugs cannot be lost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&gt;95% sessions without fatal capture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State trust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must know if recording is real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Zero cases where UI claims Armed/REC after known pipeline failure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isolation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Enterprise blocker if violated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Zero unrelated tab/app/notification content in release-gate tests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Time to report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Core promise is speed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Instant Replay median &lt;30 sec to minimal package; Repro Session &lt;45 sec after Finish excluding user-written fields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Long-session reliability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Known repros may be long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&gt;95% controlled 30-min sessions export intact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preservation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 defects are high value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Target-ended test preserves final valid evidence and system marker without leaking next context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usefulness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Developer follow-ups should decrease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Qualitative dev/QA rating + follow-up comparison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Template/export success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Companies use different processes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users successfully generate required TXT/DOCX/XLSX/template without silent loss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Willingness to pay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Business validation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Paid/design-partner signal before heavy SaaS investment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usefulness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Rare long repro must survive recorder interruption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Forced interruption recovers all committed chunks/markers and labels session honestly; no corrupted export.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privacy review</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capture introduces visible-data risk</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Pilot users can identify/redact/remove sensitive visible evidence before sharing; no claim of automatic completeness.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Pixel+semantics value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Differentiation must justify cost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QA/dev preference on difficult UIs versus DOM-only/video-only baseline; resource impact measured.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workflow</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Direct integration is deferred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as Markdown/Text produces a tracker-ready report with required custom fields in seconds.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Armed endurance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Always-on value depends on whole-workday stability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Controlled 8+ hour Armed run stays bounded to configured ring, preserves honest state, handles quota safely and shows no unbounded memory/storage growth.</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Multi-report session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execution can reveal several bugs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Create &gt;=2 independent reports from one session with shared media references and no accidental cross-evidence.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Different teams need different outputs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export action successfully generates &gt;=2 selected formats with per-format templates/validation and no silent loss.</w:t>
            </w:r>
          </w:p>
        </w:tc>
      </w:tr>
      <w:tr>
        <w:trPr>
          <w:cantSplit/>
        </w:trPr>
        <w:tc>
          <w:tcPr>
            <w:tcW w:type="dxa" w:w="3427"/>
            <w:vAlign w:val="center"/>
          </w:tcPr>
          <w:p>
            <w:pPr>
              <w:spacing w:before="0" w:after="0"/>
            </w:pPr>
            <w:r>
              <w:rPr>
                <w:sz w:val="17"/>
              </w:rPr>
              <w:t>AFK state trust</w:t>
            </w:r>
          </w:p>
        </w:tc>
        <w:tc>
          <w:tcPr>
            <w:tcW w:type="dxa" w:w="3427"/>
            <w:vAlign w:val="center"/>
          </w:tcPr>
          <w:p>
            <w:pPr>
              <w:spacing w:before="0" w:after="0"/>
            </w:pPr>
            <w:r>
              <w:rPr>
                <w:sz w:val="17"/>
              </w:rPr>
              <w:t>Away time must reduce capture without surprising restart</w:t>
            </w:r>
          </w:p>
        </w:tc>
        <w:tc>
          <w:tcPr>
            <w:tcW w:type="dxa" w:w="3427"/>
            <w:vAlign w:val="center"/>
          </w:tcPr>
          <w:p>
            <w:pPr>
              <w:spacing w:before="0" w:after="0"/>
            </w:pPr>
            <w:r>
              <w:rPr>
                <w:sz w:val="17"/>
              </w:rPr>
              <w:t>Locked enters AFK immediately; configured idle threshold and override work; zero evidence is captured during AFK; Armed/Repro Session resume rules match the visible state.</w:t>
            </w:r>
          </w:p>
        </w:tc>
      </w:tr>
      <w:tr>
        <w:trPr>
          <w:cantSplit/>
        </w:trPr>
        <w:tc>
          <w:tcPr>
            <w:tcW w:type="dxa" w:w="3427"/>
            <w:vAlign w:val="center"/>
          </w:tcPr>
          <w:p>
            <w:pPr>
              <w:spacing w:before="0" w:after="0"/>
            </w:pPr>
            <w:r>
              <w:rPr>
                <w:sz w:val="17"/>
              </w:rPr>
              <w:t>Screenshot-only workflow</w:t>
            </w:r>
          </w:p>
        </w:tc>
        <w:tc>
          <w:tcPr>
            <w:tcW w:type="dxa" w:w="3427"/>
            <w:vAlign w:val="center"/>
          </w:tcPr>
          <w:p>
            <w:pPr>
              <w:spacing w:before="0" w:after="0"/>
            </w:pPr>
            <w:r>
              <w:rPr>
                <w:sz w:val="17"/>
              </w:rPr>
              <w:t>Some teams/tests cannot or do not want continuous video</w:t>
            </w:r>
          </w:p>
        </w:tc>
        <w:tc>
          <w:tcPr>
            <w:tcW w:type="dxa" w:w="3427"/>
            <w:vAlign w:val="center"/>
          </w:tcPr>
          <w:p>
            <w:pPr>
              <w:spacing w:before="0" w:after="0"/>
            </w:pPr>
            <w:r>
              <w:rPr>
                <w:sz w:val="17"/>
              </w:rPr>
              <w:t>User can create a useful metadata-rich report from manual screenshots + timeline context with video disabled; source image remains intact after annotation/export.</w:t>
            </w:r>
          </w:p>
        </w:tc>
      </w:tr>
    </w:tbl>
    <w:p>
      <w:pPr>
        <w:pStyle w:val="Heading1"/>
        <w:keepNext/>
        <w:widowControl/>
      </w:pPr>
      <w:bookmarkStart w:id="220" w:name="rd_h1_20"/>
      <w:r>
        <w:rPr>
          <w:rFonts w:ascii="Liberation Sans" w:hAnsi="Liberation Sans" w:eastAsia="Liberation Sans" w:cs="Liberation Sans"/>
          <w:b/>
          <w:color w:val="183B56"/>
          <w:sz w:val="33"/>
        </w:rPr>
        <w:t>20. Development plan</w:t>
      </w:r>
      <w:bookmarkEnd w:id="220"/>
    </w:p>
    <w:p>
      <w:pPr>
        <w:pStyle w:val="Heading2"/>
        <w:keepNext/>
      </w:pPr>
      <w:r>
        <w:rPr>
          <w:rFonts w:ascii="Liberation Sans" w:hAnsi="Liberation Sans" w:eastAsia="Liberation Sans" w:cs="Liberation Sans"/>
          <w:b/>
          <w:i w:val="0"/>
          <w:color w:val="2F5597"/>
          <w:sz w:val="25"/>
        </w:rPr>
        <w:t>20.1. Phase 0 - browser engineering spikes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Spike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to prove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B0.1 MV3 skeleton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extension with service worker, side panel, content script and offscreen document; state survives service-worker suspension/restart.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B0.2 tabCapture + rolling chunks</w:t>
            </w:r>
          </w:p>
        </w:tc>
        <w:tc>
          <w:tcPr>
            <w:vAlign w:val="center"/>
            <w:tcMar>
              <w:top w:w="45" w:type="dxa"/>
              <w:start w:w="65" w:type="dxa"/>
              <w:bottom w:w="45" w:type="dxa"/>
              <w:end w:w="65" w:type="dxa"/>
              <w:left w:w="65" w:type="dxa"/>
              <w:right w:w="65" w:type="dxa"/>
            </w:tcMar>
            <w:shd w:fill="F6F8FA"/>
          </w:tcPr>
          <w:p>
            <w:pPr>
              <w:spacing w:after="20" w:before="0" w:line="240" w:lineRule="auto"/>
            </w:pPr>
            <w:commentRangeStart w:id="1"/>
            <w:r>
              <w:rPr>
                <w:rFonts w:ascii="Liberation Sans" w:hAnsi="Liberation Sans" w:eastAsia="Liberation Sans" w:cs="Liberation Sans"/>
                <w:color w:val="202124"/>
                <w:sz w:val="17"/>
              </w:rPr>
              <w:t>Stable target-tab capture and bounded 90-sec rolling replay without runaway memory/storage.</w:t>
            </w:r>
            <w:commentRangeEnd w:id="1"/>
            <w:r>
              <w:rPr>
                <w:rStyle w:val="CommentReference"/>
              </w:rPr>
              <w:commentReference w:id="1"/>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B0.3 Repro Session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Start/Pause/Resume/Finish + 30-sec pre-session context + 30+ min controlled recording.</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B0.4 Post-trigger tail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5-sec tail works without making trigger feel slow.</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B0.5 DOM privacy semantics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Useful click/focus/navigation context without keyboard events, editable values, query/fragment or obvious PII leakage.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B0.6 TargetScope / multi-tab</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Main tab + approved popup/new tab flow; unrelated tabs/notifications never enter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B0.7 Visible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Badge/side panel always matches actual capture health and distinguishes Armed/Recording/Privacy Pause/Manual Pause/Error.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B0.8 Target-ended recovery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close/crash/browser close test freezes evidence, adds system marker and opens correct Review state.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B0.9 Local storage/export</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Prototype hybrid local storage/export: IndexedDB metadata/journal + OPFS media, quota estimation/persistence behavior, safe temp eviction and replay + JSON + HTML + ZIP generation.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B0.10 Report renderer model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Prove one Report Model can render at least HTML + TXT and prototype DOCX/XLSX without coupling capture to formats.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B0.11 Managed environment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Install/use baseline extension in at least two external/managed setups without critical permission-policy blocker.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B0.12 Advanced Debug Context feasibility (non-blocking)</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Evaluate debugger/Network/Console permission, DevTools conflicts and secret filtering; “defer” is acceptable.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B0.13 Pixel fidelity vs DOM replay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Test canvas, WebGL, same/cross-origin iframe, Shadow DOM, virtualized grids and high-frequency SPA updates; measure evidence usefulness vs CPU/memory/storage.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B0.14 Cross-tab video transition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Prove what Chrome allows when approved SSO/payment/new tabs open: semantic inclusion, tabCapture permission/user gesture, explicit re-arm UX and honest capture-gap events.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B0.15 Recovery Journal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Force service-worker/offscreen/extension/browser termination; recover last committed session/chunks/markers without corrupting evidence or falsely reporting Finish.</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B0.16 Visual privacy baseline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Verify local-only-before-Review behavior and prototype minimal manual blur/redact/remove workflow without blocking core capture architecture.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B0.17 Video-only permissions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Confirm baseline records no tab audio/microphone/camera and permission manifest contains no unnecessary media/device access.</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B0.18 8+ hour Armed endurance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Run full-workday Armed test: bounded ring/events, CPU, memory, bitrate/FPS, total storage writes, quota pressure, Privacy Pause aging, service-worker/offscreen resilience and honest state.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B0.19 Active Video Target re-arm UX</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Validate exact Chrome-supported user gesture/activeTab flow for switching capture to an approved new tab and confirm shipping minimum/support policy.</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B0.20 Marker 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 xml:space="preserve">Default asynchronous marker screenshot remains non-blocking and configurable; </w:t>
            </w:r>
            <w:del w:id="9009" w:author="Claude" w:date="2026-10-07T12:00:00Z">
              <w:r>
                <w:rPr>
                  <w:b w:val="0"/>
                  <w:sz w:val="17"/>
                </w:rPr>
                <w:delText xml:space="preserve">quantify latency/failure behavior.</w:delText>
              </w:r>
            </w:del>
            <w:ins w:id="9010" w:author="Claude" w:date="2026-10-07T12:00:00Z">
              <w:r>
                <w:rPr>
                  <w:b w:val="0"/>
                  <w:sz w:val="17"/>
                </w:rPr>
                <w:t xml:space="preserve">quantify latency/failure behavior, including the chrome.tabs.captureVisibleTab call-rate limit (about 2 calls per second) under rapid marker sequences.</w:t>
              </w:r>
            </w:ins>
          </w:p>
        </w:tc>
      </w:tr>
      <w:tr>
        <w:trPr>
          <w:cantSplit/>
        </w:trPr>
        <w:tc>
          <w:tcPr>
            <w:tcW w:type="dxa" w:w="5141"/>
            <w:vAlign w:val="center"/>
          </w:tcPr>
          <w:p>
            <w:pPr>
              <w:spacing w:before="0" w:after="0"/>
            </w:pPr>
            <w:r>
              <w:rPr>
                <w:sz w:val="17"/>
              </w:rPr>
              <w:t>B0.21 AFK / idle-state lifecycle</w:t>
            </w:r>
          </w:p>
        </w:tc>
        <w:tc>
          <w:tcPr>
            <w:tcW w:type="dxa" w:w="5141"/>
            <w:vAlign w:val="center"/>
          </w:tcPr>
          <w:p>
            <w:pPr>
              <w:spacing w:before="0" w:after="0"/>
            </w:pPr>
            <w:r>
              <w:rPr>
                <w:sz w:val="17"/>
              </w:rPr>
              <w:t>Validate chrome.idle permission/state transitions, lock-immediate behavior, default 10-min idle threshold, per-session override, collector/encoder suspension and correct Armed vs Repro Session resume behavior.</w:t>
            </w:r>
          </w:p>
        </w:tc>
      </w:tr>
      <w:tr>
        <w:trPr>
          <w:cantSplit/>
        </w:trPr>
        <w:tc>
          <w:tcPr>
            <w:tcW w:type="dxa" w:w="5141"/>
            <w:vAlign w:val="center"/>
          </w:tcPr>
          <w:p>
            <w:pPr>
              <w:spacing w:before="0" w:after="0"/>
            </w:pPr>
            <w:r>
              <w:rPr>
                <w:sz w:val="17"/>
              </w:rPr>
              <w:t>B0.22 Screenshot-only capture</w:t>
            </w:r>
          </w:p>
        </w:tc>
        <w:tc>
          <w:tcPr>
            <w:tcW w:type="dxa" w:w="5141"/>
            <w:vAlign w:val="center"/>
          </w:tcPr>
          <w:p>
            <w:pPr>
              <w:spacing w:before="0" w:after="0"/>
            </w:pPr>
            <w:r>
              <w:rPr>
                <w:sz w:val="17"/>
              </w:rPr>
              <w:t>Prove approved-visible-tab screenshot capture without video, metadata attachment, shortcut/button behavior, privacy-fail-closed checks and materially lower resource usage than continuous video.</w:t>
            </w:r>
          </w:p>
        </w:tc>
      </w:tr>
      <w:tr>
        <w:trPr>
          <w:cantSplit/>
        </w:trPr>
        <w:tc>
          <w:tcPr>
            <w:tcW w:type="dxa" w:w="5141"/>
            <w:vAlign w:val="center"/>
          </w:tcPr>
          <w:p>
            <w:pPr>
              <w:spacing w:before="0" w:after="0"/>
            </w:pPr>
            <w:r>
              <w:rPr>
                <w:sz w:val="17"/>
              </w:rPr>
              <w:t>B0.23 Screenshot annotation model/editor</w:t>
            </w:r>
          </w:p>
        </w:tc>
        <w:tc>
          <w:tcPr>
            <w:tcW w:type="dxa" w:w="5141"/>
            <w:vAlign w:val="center"/>
          </w:tcPr>
          <w:p>
            <w:pPr>
              <w:spacing w:before="0" w:after="0"/>
            </w:pPr>
            <w:r>
              <w:rPr>
                <w:sz w:val="17"/>
              </w:rPr>
              <w:t>Prototype non-destructive arrow/shape/text/color/blur-redaction layers, Undo/Redo and flattened export while retaining immutable original evidence.</w:t>
            </w:r>
          </w:p>
        </w:tc>
      </w:tr>
    </w:tbl>
    <w:p>
      <w:pPr>
        <w:pStyle w:val="Heading2"/>
        <w:keepNext/>
      </w:pPr>
      <w:r>
        <w:rPr>
          <w:rFonts w:ascii="Liberation Sans" w:hAnsi="Liberation Sans" w:eastAsia="Liberation Sans" w:cs="Liberation Sans"/>
          <w:b/>
          <w:i w:val="0"/>
          <w:color w:val="2F5597"/>
          <w:sz w:val="25"/>
        </w:rPr>
        <w:t>20.2. Phase 1 - Chrome technical MVP</w:t>
      </w:r>
    </w:p>
    <w:p>
      <w:pPr>
        <w:pStyle w:val="ListBullet"/>
        <w:spacing w:after="60" w:line="247" w:lineRule="auto"/>
      </w:pPr>
      <w:r>
        <w:rPr>
          <w:rFonts w:ascii="Liberation Sans" w:hAnsi="Liberation Sans" w:eastAsia="Liberation Sans" w:cs="Liberation Sans"/>
          <w:b w:val="0"/>
          <w:i w:val="0"/>
          <w:color w:val="202124"/>
          <w:sz w:val="19"/>
        </w:rPr>
        <w:t>Instant Replay + rolling local chunks.</w:t>
      </w:r>
    </w:p>
    <w:p>
      <w:pPr>
        <w:pStyle w:val="ListBullet"/>
        <w:spacing w:after="60" w:line="247" w:lineRule="auto"/>
      </w:pPr>
      <w:r>
        <w:rPr>
          <w:rFonts w:ascii="Liberation Sans" w:hAnsi="Liberation Sans" w:eastAsia="Liberation Sans" w:cs="Liberation Sans"/>
          <w:b w:val="0"/>
          <w:i w:val="0"/>
          <w:color w:val="202124"/>
          <w:sz w:val="19"/>
        </w:rPr>
        <w:t>Repro Session lifecycle, markers, screenshots, Privacy Pause and target-ended handling.</w:t>
      </w:r>
    </w:p>
    <w:p>
      <w:pPr>
        <w:pStyle w:val="ListBullet"/>
        <w:spacing w:after="60" w:line="247" w:lineRule="auto"/>
      </w:pPr>
      <w:r>
        <w:rPr>
          <w:rFonts w:ascii="Liberation Sans" w:hAnsi="Liberation Sans" w:eastAsia="Liberation Sans" w:cs="Liberation Sans"/>
          <w:b w:val="0"/>
          <w:i w:val="0"/>
          <w:color w:val="202124"/>
          <w:sz w:val="19"/>
        </w:rPr>
        <w:t>Safe DOM/navigation timeline.</w:t>
      </w:r>
    </w:p>
    <w:p>
      <w:pPr>
        <w:pStyle w:val="ListBullet"/>
        <w:spacing w:after="60" w:line="247" w:lineRule="auto"/>
      </w:pPr>
      <w:r>
        <w:rPr>
          <w:rFonts w:ascii="Liberation Sans" w:hAnsi="Liberation Sans" w:eastAsia="Liberation Sans" w:cs="Liberation Sans"/>
          <w:b w:val="0"/>
          <w:i w:val="0"/>
          <w:color w:val="202124"/>
          <w:sz w:val="19"/>
        </w:rPr>
        <w:t>Badge/side-panel state UI.</w:t>
      </w:r>
    </w:p>
    <w:p>
      <w:pPr>
        <w:pStyle w:val="ListBullet"/>
        <w:spacing w:after="60" w:line="247" w:lineRule="auto"/>
      </w:pPr>
      <w:r>
        <w:rPr>
          <w:rFonts w:ascii="Liberation Sans" w:hAnsi="Liberation Sans" w:eastAsia="Liberation Sans" w:cs="Liberation Sans"/>
          <w:b w:val="0"/>
          <w:i w:val="0"/>
          <w:color w:val="202124"/>
          <w:sz w:val="19"/>
        </w:rPr>
        <w:t xml:space="preserve">Local Review, Report Model, </w:t>
      </w:r>
      <w:del w:id="9005" w:author="Claude" w:date="2026-10-07T12:00:00Z">
        <w:r>
          <w:rPr>
            <w:rFonts w:ascii="Liberation Sans" w:hAnsi="Liberation Sans" w:eastAsia="Liberation Sans" w:cs="Liberation Sans"/>
            <w:b w:val="0"/>
            <w:i w:val="0"/>
            <w:color w:val="202124"/>
            <w:sz w:val="19"/>
          </w:rPr>
          <w:delText xml:space="preserve">HTML/JSON/MP4/ZIP output.</w:delText>
        </w:r>
      </w:del>
      <w:ins w:id="9006" w:author="Claude" w:date="2026-10-07T12:00:00Z">
        <w:r>
          <w:rPr>
            <w:rFonts w:ascii="Liberation Sans" w:hAnsi="Liberation Sans" w:eastAsia="Liberation Sans" w:cs="Liberation Sans"/>
            <w:b w:val="0"/>
            <w:i w:val="0"/>
            <w:color w:val="202124"/>
            <w:sz w:val="19"/>
          </w:rPr>
          <w:t xml:space="preserve">HTML/JSON/ZIP output with the replay video (MP4 or WebM, see 13.5).</w:t>
        </w:r>
      </w:ins>
    </w:p>
    <w:p>
      <w:pPr>
        <w:pStyle w:val="ListBullet"/>
      </w:pPr>
      <w:r>
        <w:t>8+ hour Armed lifecycle, bounded wall-clock ring/event retention and Storage Budget Manager health handling.</w:t>
      </w:r>
    </w:p>
    <w:p>
      <w:pPr>
        <w:pStyle w:val="ListBullet"/>
      </w:pPr>
      <w:r>
        <w:t>Hybrid IndexedDB metadata/journal + OPFS media after Phase 0 validation.</w:t>
      </w:r>
    </w:p>
    <w:p>
      <w:pPr>
        <w:pStyle w:val="ListBullet"/>
      </w:pPr>
      <w:r>
        <w:t>AFK Mode: idle/lock suspension, explicit state, safe Armed auto-resume and manual Repro Session resume.</w:t>
      </w:r>
    </w:p>
    <w:p>
      <w:pPr>
        <w:pStyle w:val="ListBullet"/>
      </w:pPr>
      <w:r>
        <w:t>Screenshot-only mode with manual Screenshot button/supported configurable shortcut, screenshot Evidence Items and metadata-rich Review.</w:t>
      </w:r>
    </w:p>
    <w:p>
      <w:pPr>
        <w:pStyle w:val="Heading2"/>
        <w:keepNext/>
      </w:pPr>
      <w:r>
        <w:rPr>
          <w:rFonts w:ascii="Liberation Sans" w:hAnsi="Liberation Sans" w:eastAsia="Liberation Sans" w:cs="Liberation Sans"/>
          <w:b/>
          <w:i w:val="0"/>
          <w:color w:val="2F5597"/>
          <w:sz w:val="25"/>
        </w:rPr>
        <w:t>20.3. Phase 2 - pilot reporting UX</w:t>
      </w:r>
    </w:p>
    <w:p>
      <w:pPr>
        <w:pStyle w:val="ListBullet"/>
        <w:spacing w:after="60" w:line="247" w:lineRule="auto"/>
      </w:pPr>
      <w:r>
        <w:rPr>
          <w:rFonts w:ascii="Liberation Sans" w:hAnsi="Liberation Sans" w:eastAsia="Liberation Sans" w:cs="Liberation Sans"/>
          <w:b w:val="0"/>
          <w:i w:val="0"/>
          <w:color w:val="202124"/>
          <w:sz w:val="19"/>
        </w:rPr>
        <w:t>Pre-session Keep/Trim/Remove editor.</w:t>
      </w:r>
    </w:p>
    <w:p>
      <w:pPr>
        <w:pStyle w:val="ListBullet"/>
        <w:spacing w:after="60" w:line="247" w:lineRule="auto"/>
      </w:pPr>
      <w:r>
        <w:rPr>
          <w:rFonts w:ascii="Liberation Sans" w:hAnsi="Liberation Sans" w:eastAsia="Liberation Sans" w:cs="Liberation Sans"/>
          <w:b w:val="0"/>
          <w:i w:val="0"/>
          <w:color w:val="202124"/>
          <w:sz w:val="19"/>
        </w:rPr>
        <w:t>Deterministic draft-step editing.</w:t>
      </w:r>
    </w:p>
    <w:p>
      <w:pPr>
        <w:pStyle w:val="ListBullet"/>
        <w:spacing w:after="60" w:line="247" w:lineRule="auto"/>
      </w:pPr>
      <w:r>
        <w:rPr>
          <w:rFonts w:ascii="Liberation Sans" w:hAnsi="Liberation Sans" w:eastAsia="Liberation Sans" w:cs="Liberation Sans"/>
          <w:b w:val="0"/>
          <w:i w:val="0"/>
          <w:color w:val="202124"/>
          <w:sz w:val="19"/>
        </w:rPr>
        <w:t>TXT/DOCX/XLSX renderers and default templates.</w:t>
      </w:r>
    </w:p>
    <w:p>
      <w:pPr>
        <w:pStyle w:val="ListBullet"/>
        <w:spacing w:after="60" w:line="247" w:lineRule="auto"/>
      </w:pPr>
      <w:r>
        <w:rPr>
          <w:rFonts w:ascii="Liberation Sans" w:hAnsi="Liberation Sans" w:eastAsia="Liberation Sans" w:cs="Liberation Sans"/>
          <w:b w:val="0"/>
          <w:i w:val="0"/>
          <w:color w:val="202124"/>
          <w:sz w:val="19"/>
        </w:rPr>
        <w:t>Custom template import/definition + compatibility validator.</w:t>
      </w:r>
    </w:p>
    <w:p>
      <w:pPr>
        <w:pStyle w:val="ListBullet"/>
        <w:spacing w:after="60" w:line="247" w:lineRule="auto"/>
      </w:pPr>
      <w:r>
        <w:rPr>
          <w:rFonts w:ascii="Liberation Sans" w:hAnsi="Liberation Sans" w:eastAsia="Liberation Sans" w:cs="Liberation Sans"/>
          <w:b w:val="0"/>
          <w:i w:val="0"/>
          <w:color w:val="202124"/>
          <w:sz w:val="19"/>
        </w:rPr>
        <w:t>Filename templates + manual filename override.</w:t>
      </w:r>
    </w:p>
    <w:p>
      <w:pPr>
        <w:pStyle w:val="ListBullet"/>
        <w:spacing w:after="60" w:line="247" w:lineRule="auto"/>
      </w:pPr>
      <w:r>
        <w:rPr>
          <w:rFonts w:ascii="Liberation Sans" w:hAnsi="Liberation Sans" w:eastAsia="Liberation Sans" w:cs="Liberation Sans"/>
          <w:b w:val="0"/>
          <w:i w:val="0"/>
          <w:color w:val="202124"/>
          <w:sz w:val="19"/>
        </w:rPr>
        <w:t>Crash/fatal-error classification/comment UX.</w:t>
      </w:r>
    </w:p>
    <w:p>
      <w:pPr>
        <w:pStyle w:val="ListBullet"/>
      </w:pPr>
      <w:r>
        <w:rPr>
          <w:rFonts w:ascii="Liberation Sans" w:hAnsi="Liberation Sans" w:eastAsia="Liberation Sans" w:cs="Liberation Sans"/>
          <w:color w:val="202124"/>
          <w:sz w:val="19"/>
        </w:rPr>
        <w:t>Copy as Markdown / Plain Text from the Report Model.</w:t>
      </w:r>
    </w:p>
    <w:p>
      <w:pPr>
        <w:pStyle w:val="ListBullet"/>
      </w:pPr>
      <w:r>
        <w:rPr>
          <w:rFonts w:ascii="Liberation Sans" w:hAnsi="Liberation Sans" w:eastAsia="Liberation Sans" w:cs="Liberation Sans"/>
          <w:color w:val="202124"/>
          <w:sz w:val="19"/>
        </w:rPr>
        <w:t>Typed Custom Fields and Target Profile defaults.</w:t>
      </w:r>
    </w:p>
    <w:p>
      <w:pPr>
        <w:pStyle w:val="ListBullet"/>
      </w:pPr>
      <w:r>
        <w:rPr>
          <w:rFonts w:ascii="Liberation Sans" w:hAnsi="Liberation Sans" w:eastAsia="Liberation Sans" w:cs="Liberation Sans"/>
          <w:color w:val="202124"/>
          <w:sz w:val="19"/>
        </w:rPr>
        <w:t>Manual redaction/blur/remove controls and export preview.</w:t>
      </w:r>
    </w:p>
    <w:p>
      <w:pPr>
        <w:pStyle w:val="ListBullet"/>
      </w:pPr>
      <w:r>
        <w:rPr>
          <w:rFonts w:ascii="Liberation Sans" w:hAnsi="Liberation Sans" w:eastAsia="Liberation Sans" w:cs="Liberation Sans"/>
          <w:color w:val="202124"/>
          <w:sz w:val="19"/>
        </w:rPr>
        <w:t>Secure custom-template import restrictions and failure handling.</w:t>
      </w:r>
    </w:p>
    <w:p>
      <w:pPr>
        <w:pStyle w:val="ListBullet"/>
      </w:pPr>
      <w:r>
        <w:rPr>
          <w:rFonts w:ascii="Liberation Sans" w:hAnsi="Liberation Sans" w:eastAsia="Liberation Sans" w:cs="Liberation Sans"/>
          <w:color w:val="202124"/>
          <w:sz w:val="19"/>
        </w:rPr>
        <w:t>Versioned Evidence Manifest + optional artifact hashes.</w:t>
      </w:r>
    </w:p>
    <w:p>
      <w:pPr>
        <w:pStyle w:val="ListBullet"/>
      </w:pPr>
      <w:r>
        <w:t>Duplicate/Create another Bug Report from same Capture Session with shared evidence references.</w:t>
      </w:r>
    </w:p>
    <w:p>
      <w:pPr>
        <w:pStyle w:val="ListBullet"/>
      </w:pPr>
      <w:r>
        <w:t>Multi-format export: select/generate multiple standalone formats in one action with per-format template/filename/validation.</w:t>
      </w:r>
    </w:p>
    <w:p>
      <w:pPr>
        <w:pStyle w:val="ListBullet"/>
      </w:pPr>
      <w:r>
        <w:t>Marker auto-screenshot default ON + Target Profile/user setting.</w:t>
      </w:r>
    </w:p>
    <w:p>
      <w:pPr>
        <w:pStyle w:val="ListBullet"/>
      </w:pPr>
      <w:r>
        <w:t>Lightweight non-destructive screenshot annotation editor with report-specific annotation sets and blur/redaction reuse.</w:t>
      </w:r>
    </w:p>
    <w:p>
      <w:pPr>
        <w:pStyle w:val="Heading2"/>
        <w:keepNext/>
      </w:pPr>
      <w:r>
        <w:rPr>
          <w:rFonts w:ascii="Liberation Sans" w:hAnsi="Liberation Sans" w:eastAsia="Liberation Sans" w:cs="Liberation Sans"/>
          <w:b/>
          <w:i w:val="0"/>
          <w:color w:val="2F5597"/>
          <w:sz w:val="25"/>
        </w:rPr>
        <w:t>20.4. Phase 3 - dogfood</w:t>
      </w:r>
    </w:p>
    <w:p>
      <w:pPr>
        <w:spacing w:after="60" w:line="247" w:lineRule="auto"/>
      </w:pPr>
      <w:r>
        <w:rPr>
          <w:rFonts w:ascii="Liberation Sans" w:hAnsi="Liberation Sans" w:eastAsia="Liberation Sans" w:cs="Liberation Sans"/>
          <w:b w:val="0"/>
          <w:i w:val="0"/>
          <w:color w:val="202124"/>
          <w:sz w:val="19"/>
        </w:rPr>
        <w:t>Use the extension in real QA work before adding integrations. Measure capture reliability, privacy behavior, report-writing time, template usability and whether testers voluntarily leave Instant Replay Armed.</w:t>
      </w:r>
    </w:p>
    <w:p>
      <w:pPr>
        <w:pStyle w:val="Heading2"/>
        <w:keepNext/>
      </w:pPr>
      <w:r>
        <w:rPr>
          <w:rFonts w:ascii="Liberation Sans" w:hAnsi="Liberation Sans" w:eastAsia="Liberation Sans" w:cs="Liberation Sans"/>
          <w:b/>
          <w:i w:val="0"/>
          <w:color w:val="2F5597"/>
          <w:sz w:val="25"/>
        </w:rPr>
        <w:t>20.5. Phase 4 - external Chrome pilot</w:t>
      </w:r>
    </w:p>
    <w:p>
      <w:pPr>
        <w:spacing w:after="60" w:line="247" w:lineRule="auto"/>
      </w:pPr>
      <w:r>
        <w:rPr>
          <w:rFonts w:ascii="Liberation Sans" w:hAnsi="Liberation Sans" w:eastAsia="Liberation Sans" w:cs="Liberation Sans"/>
          <w:b w:val="0"/>
          <w:i w:val="0"/>
          <w:color w:val="202124"/>
          <w:sz w:val="19"/>
        </w:rPr>
        <w:t>Pilot with 3-5 users/teams, including at least one managed enterprise environment. Freeze nonessential features while fixing reliability, permission and privacy problems.</w:t>
      </w:r>
    </w:p>
    <w:p>
      <w:pPr>
        <w:pStyle w:val="Heading2"/>
        <w:keepNext/>
      </w:pPr>
      <w:r>
        <w:rPr>
          <w:rFonts w:ascii="Liberation Sans" w:hAnsi="Liberation Sans" w:eastAsia="Liberation Sans" w:cs="Liberation Sans"/>
          <w:b/>
          <w:i w:val="0"/>
          <w:color w:val="2F5597"/>
          <w:sz w:val="25"/>
        </w:rPr>
        <w:t>20.6. Phase 5 - Microsoft Edge</w:t>
      </w:r>
    </w:p>
    <w:p>
      <w:pPr>
        <w:spacing w:after="60" w:line="247" w:lineRule="auto"/>
      </w:pPr>
      <w:r>
        <w:rPr>
          <w:rFonts w:ascii="Liberation Sans" w:hAnsi="Liberation Sans" w:eastAsia="Liberation Sans" w:cs="Liberation Sans"/>
          <w:b w:val="0"/>
          <w:i w:val="0"/>
          <w:color w:val="202124"/>
          <w:sz w:val="19"/>
        </w:rPr>
        <w:t>Port/package/test the Chromium extension for Edge after Chrome baseline stability. Share code where APIs permit but keep browser-specific compatibility tests and store/deployment packaging.</w:t>
      </w:r>
    </w:p>
    <w:p>
      <w:pPr>
        <w:pStyle w:val="Heading2"/>
        <w:keepNext/>
      </w:pPr>
      <w:r>
        <w:rPr>
          <w:rFonts w:ascii="Liberation Sans" w:hAnsi="Liberation Sans" w:eastAsia="Liberation Sans" w:cs="Liberation Sans"/>
          <w:b/>
          <w:i w:val="0"/>
          <w:color w:val="2F5597"/>
          <w:sz w:val="25"/>
        </w:rPr>
        <w:t>20.7. Phase 6 - native desktop decision</w:t>
      </w:r>
    </w:p>
    <w:p>
      <w:pPr/>
      <w:r>
        <w:t>Start native Windows spikes only after the browser product has repeat usage/paid signal and either &gt;=3 qualified design partners/paying prospects independently request Windows native capture or roughly &gt;=20-25% of serious opportunities are blocked by its absence. Working implementation remains C#/.NET + user-session CaptureWorker.</w:t>
      </w:r>
    </w:p>
    <w:p>
      <w:pPr/>
      <w:r>
        <w:t>macOS native work starts later and requires at least two paying/design partners explicitly needing native macOS after the Windows native foundation exists, plus permission/capture feasibility.</w:t>
      </w:r>
    </w:p>
    <w:p>
      <w:pPr>
        <w:pStyle w:val="Heading1"/>
        <w:keepNext/>
        <w:widowControl/>
      </w:pPr>
      <w:bookmarkStart w:id="221" w:name="rd_h1_21"/>
      <w:r>
        <w:rPr>
          <w:rFonts w:ascii="Liberation Sans" w:hAnsi="Liberation Sans" w:eastAsia="Liberation Sans" w:cs="Liberation Sans"/>
          <w:b/>
          <w:color w:val="183B56"/>
          <w:sz w:val="33"/>
        </w:rPr>
        <w:t>21. Testing strategy</w:t>
      </w:r>
      <w:bookmarkEnd w:id="221"/>
    </w:p>
    <w:p>
      <w:pPr>
        <w:pStyle w:val="Heading2"/>
        <w:keepNext/>
      </w:pPr>
      <w:r>
        <w:rPr>
          <w:rFonts w:ascii="Liberation Sans" w:hAnsi="Liberation Sans" w:eastAsia="Liberation Sans" w:cs="Liberation Sans"/>
          <w:b/>
          <w:i w:val="0"/>
          <w:color w:val="2F5597"/>
          <w:sz w:val="25"/>
        </w:rPr>
        <w:t>21.1. Browser test matrix</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Scenario</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Minimum representative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we test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baseline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Current supported Chrome + controlled enterprise SPA</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Repro Session, DOM, navigation, markers,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on Windows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Windows 11</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Notifications, Alt+Tab/browser switching, file downloads, managed policy smoke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on macOS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Current supported macOS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behavior remains browser-portable; side panel/tabCapture/storage parity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Edge (Phase 5)</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Edge + same harness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Chromium API parity, packaging, permissions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SSO / popup flow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 opens auth domain/new tab</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Explicit target inclusion and return to main target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Multi-tab privacy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 Gmail/other unrelated 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Zero unrelated content/titles/URLs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Sensitive form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Login/customer form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keyboard/input/clipboard values in artifacts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 overlay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Telegram/Teams/Outlook OS notification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 absent from replay/screenshots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30-60 min controlled reproduction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Storage growth, Pause/Resume, Finish, export integrity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Close tab / crash-like test / close browser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Evidence freeze, system marker, no follow-on capture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Service-worker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Allow worker idle/restart during Armed/session states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recovers honestly; no silent session corruption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Template/export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 custom templates across TXT/DOCX/XLSX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Compatibility warnings and no silent loss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 / WebGL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Interactive chart/map/custom renderer</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fidelity, capture performance, semantic gaps are explicit.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Iframe - same origin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Embedded app/widget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fidelity + available semantics; no duplicate/leaked events.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Iframe - cross origin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External auth/payment/embed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may show pixels; semantics obey origin permissions and privacy policy.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Shadow DOM</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Modern component library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Stable action semantics where safely available.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Virtualized grid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Large data table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High-frequency rerenders do not destabilize capture; action timeline stays useful.</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React portal/modal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Overlay rendered outside component subtree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Click/focus semantics and pixel result remain aligned.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Cross-tab handoff</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SSO/payment new tab</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Semantic scope vs Active Video Target; no false continuous-video claim.</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Recorder interruption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Offscreen/extension/Chrome forced termination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reopens last committed evidence honestly.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Visible sensitive data</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Customer/account data rendered on page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Review warns; pilot redaction removes chosen pixels from exported derivative.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Audio privacy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playing audio + available microphone/camera</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package has no audio track/mic/camera content or permissions.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Whole-workday Armed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approved target usage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Ring/media/events remain bounded; Privacy Pause ages out old data; CPU/memory/storage writes/quota/state remain acceptable.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Multiple reports from session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execution, 2-3 defects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share source media but keep independent fields/evidence ranges/templates; deleting one report does not corrupt another.</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DOCX + XLSX + TXT selected together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Independent format validation/templates/filenames; all valid outputs generated in one action.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screenshot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Rapid marker sequence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commit non-blocking; screenshot follows asynchronously; setting OFF works.</w:t>
            </w:r>
          </w:p>
        </w:tc>
      </w:tr>
      <w:tr>
        <w:trPr>
          <w:cantSplit/>
        </w:trPr>
        <w:tc>
          <w:tcPr>
            <w:tcW w:type="dxa" w:w="3427"/>
            <w:vAlign w:val="center"/>
          </w:tcPr>
          <w:p>
            <w:pPr>
              <w:spacing w:before="0" w:after="0"/>
            </w:pPr>
            <w:r>
              <w:rPr>
                <w:sz w:val="17"/>
              </w:rPr>
              <w:t>AFK idle/lock</w:t>
            </w:r>
          </w:p>
        </w:tc>
        <w:tc>
          <w:tcPr>
            <w:tcW w:type="dxa" w:w="3427"/>
            <w:vAlign w:val="center"/>
          </w:tcPr>
          <w:p>
            <w:pPr>
              <w:spacing w:before="0" w:after="0"/>
            </w:pPr>
            <w:r>
              <w:rPr>
                <w:sz w:val="17"/>
              </w:rPr>
              <w:t>Approved target left open; lock + 5/10-min idle cases</w:t>
            </w:r>
          </w:p>
        </w:tc>
        <w:tc>
          <w:tcPr>
            <w:tcW w:type="dxa" w:w="3427"/>
            <w:vAlign w:val="center"/>
          </w:tcPr>
          <w:p>
            <w:pPr>
              <w:spacing w:before="0" w:after="0"/>
            </w:pPr>
            <w:r>
              <w:rPr>
                <w:sz w:val="17"/>
              </w:rPr>
              <w:t>Immediate lock AFK; idle threshold; zero capture during AFK; ring ages normally; Armed auto-resume vs Repro Session manual resume.</w:t>
            </w:r>
          </w:p>
        </w:tc>
      </w:tr>
      <w:tr>
        <w:trPr>
          <w:cantSplit/>
        </w:trPr>
        <w:tc>
          <w:tcPr>
            <w:tcW w:type="dxa" w:w="3427"/>
            <w:vAlign w:val="center"/>
          </w:tcPr>
          <w:p>
            <w:pPr>
              <w:spacing w:before="0" w:after="0"/>
            </w:pPr>
            <w:r>
              <w:rPr>
                <w:sz w:val="17"/>
              </w:rPr>
              <w:t>Deliberate inactivity test</w:t>
            </w:r>
          </w:p>
        </w:tc>
        <w:tc>
          <w:tcPr>
            <w:tcW w:type="dxa" w:w="3427"/>
            <w:vAlign w:val="center"/>
          </w:tcPr>
          <w:p>
            <w:pPr>
              <w:spacing w:before="0" w:after="0"/>
            </w:pPr>
            <w:r>
              <w:rPr>
                <w:sz w:val="17"/>
              </w:rPr>
              <w:t>Session timeout/countdown with no input</w:t>
            </w:r>
          </w:p>
        </w:tc>
        <w:tc>
          <w:tcPr>
            <w:tcW w:type="dxa" w:w="3427"/>
            <w:vAlign w:val="center"/>
          </w:tcPr>
          <w:p>
            <w:pPr>
              <w:spacing w:before="0" w:after="0"/>
            </w:pPr>
            <w:r>
              <w:rPr>
                <w:sz w:val="17"/>
              </w:rPr>
              <w:t>Per-session AFK override prevents false pause and policy is visible before Start.</w:t>
            </w:r>
          </w:p>
        </w:tc>
      </w:tr>
      <w:tr>
        <w:trPr>
          <w:cantSplit/>
        </w:trPr>
        <w:tc>
          <w:tcPr>
            <w:tcW w:type="dxa" w:w="3427"/>
            <w:vAlign w:val="center"/>
          </w:tcPr>
          <w:p>
            <w:pPr>
              <w:spacing w:before="0" w:after="0"/>
            </w:pPr>
            <w:r>
              <w:rPr>
                <w:sz w:val="17"/>
              </w:rPr>
              <w:t>Screenshot-only</w:t>
            </w:r>
          </w:p>
        </w:tc>
        <w:tc>
          <w:tcPr>
            <w:tcW w:type="dxa" w:w="3427"/>
            <w:vAlign w:val="center"/>
          </w:tcPr>
          <w:p>
            <w:pPr>
              <w:spacing w:before="0" w:after="0"/>
            </w:pPr>
            <w:r>
              <w:rPr>
                <w:sz w:val="17"/>
              </w:rPr>
              <w:t>Video disabled; 5-10 manual captures</w:t>
            </w:r>
          </w:p>
        </w:tc>
        <w:tc>
          <w:tcPr>
            <w:tcW w:type="dxa" w:w="3427"/>
            <w:vAlign w:val="center"/>
          </w:tcPr>
          <w:p>
            <w:pPr>
              <w:spacing w:before="0" w:after="0"/>
            </w:pPr>
            <w:r>
              <w:rPr>
                <w:sz w:val="17"/>
              </w:rPr>
              <w:t>No video/audio track; each screenshot has correct filtered metadata/timeline references and target boundary.</w:t>
            </w:r>
          </w:p>
        </w:tc>
      </w:tr>
      <w:tr>
        <w:trPr>
          <w:cantSplit/>
        </w:trPr>
        <w:tc>
          <w:tcPr>
            <w:tcW w:type="dxa" w:w="3427"/>
            <w:vAlign w:val="center"/>
          </w:tcPr>
          <w:p>
            <w:pPr>
              <w:spacing w:before="0" w:after="0"/>
            </w:pPr>
            <w:r>
              <w:rPr>
                <w:sz w:val="17"/>
              </w:rPr>
              <w:t>Screenshot annotations</w:t>
            </w:r>
          </w:p>
        </w:tc>
        <w:tc>
          <w:tcPr>
            <w:tcW w:type="dxa" w:w="3427"/>
            <w:vAlign w:val="center"/>
          </w:tcPr>
          <w:p>
            <w:pPr>
              <w:spacing w:before="0" w:after="0"/>
            </w:pPr>
            <w:r>
              <w:rPr>
                <w:sz w:val="17"/>
              </w:rPr>
              <w:t>One screenshot reused by 2 derived reports</w:t>
            </w:r>
          </w:p>
        </w:tc>
        <w:tc>
          <w:tcPr>
            <w:tcW w:type="dxa" w:w="3427"/>
            <w:vAlign w:val="center"/>
          </w:tcPr>
          <w:p>
            <w:pPr>
              <w:spacing w:before="0" w:after="0"/>
            </w:pPr>
            <w:r>
              <w:rPr>
                <w:sz w:val="17"/>
              </w:rPr>
              <w:t>Different arrows/text/redaction layers do not mutate source image or leak into the other report; Undo/Redo and export derivative are correct.</w:t>
            </w:r>
          </w:p>
        </w:tc>
      </w:tr>
    </w:tbl>
    <w:p>
      <w:pPr>
        <w:pStyle w:val="Heading2"/>
        <w:keepNext/>
      </w:pPr>
      <w:r>
        <w:rPr>
          <w:rFonts w:ascii="Liberation Sans" w:hAnsi="Liberation Sans" w:eastAsia="Liberation Sans" w:cs="Liberation Sans"/>
          <w:b/>
          <w:i w:val="0"/>
          <w:color w:val="2F5597"/>
          <w:sz w:val="25"/>
        </w:rPr>
        <w:t>21.2. Critical release-gate tests</w:t>
      </w:r>
    </w:p>
    <w:p>
      <w:pPr>
        <w:pStyle w:val="ListBullet"/>
        <w:spacing w:after="60" w:line="247" w:lineRule="auto"/>
      </w:pPr>
      <w:r>
        <w:t>8+ hours Armed on one approved target: ring/media/events remain bounded to configured retention; Privacy Pause ages out old temporary evidence; CPU/memory/storage writes/quota/service-worker/offscreen state remain healthy.</w:t>
      </w:r>
    </w:p>
    <w:p>
      <w:pPr>
        <w:pStyle w:val="ListBullet"/>
        <w:spacing w:after="60" w:line="247" w:lineRule="auto"/>
      </w:pPr>
      <w:r>
        <w:rPr>
          <w:rFonts w:ascii="Liberation Sans" w:hAnsi="Liberation Sans" w:eastAsia="Liberation Sans" w:cs="Liberation Sans"/>
          <w:b w:val="0"/>
          <w:i w:val="0"/>
          <w:color w:val="202124"/>
          <w:sz w:val="19"/>
        </w:rPr>
        <w:t>Instant Replay trigger during navigation and with 5-sec post-tail.</w:t>
      </w:r>
    </w:p>
    <w:p>
      <w:pPr>
        <w:pStyle w:val="ListBullet"/>
        <w:spacing w:after="60" w:line="247" w:lineRule="auto"/>
      </w:pPr>
      <w:r>
        <w:rPr>
          <w:rFonts w:ascii="Liberation Sans" w:hAnsi="Liberation Sans" w:eastAsia="Liberation Sans" w:cs="Liberation Sans"/>
          <w:b w:val="0"/>
          <w:i w:val="0"/>
          <w:color w:val="202124"/>
          <w:sz w:val="19"/>
        </w:rPr>
        <w:t>30/60-minute Repro Session with repeated Privacy Pause and Manual Pause.</w:t>
      </w:r>
    </w:p>
    <w:p>
      <w:pPr>
        <w:pStyle w:val="ListBullet"/>
        <w:spacing w:after="60" w:line="247" w:lineRule="auto"/>
      </w:pPr>
      <w:r>
        <w:rPr>
          <w:rFonts w:ascii="Liberation Sans" w:hAnsi="Liberation Sans" w:eastAsia="Liberation Sans" w:cs="Liberation Sans"/>
          <w:b w:val="0"/>
          <w:i w:val="0"/>
          <w:color w:val="202124"/>
          <w:sz w:val="19"/>
        </w:rPr>
        <w:t>10+ markers + screenshots; rename several in Review.</w:t>
      </w:r>
    </w:p>
    <w:p>
      <w:pPr>
        <w:pStyle w:val="ListBullet"/>
        <w:spacing w:after="60" w:line="247" w:lineRule="auto"/>
      </w:pPr>
      <w:r>
        <w:rPr>
          <w:rFonts w:ascii="Liberation Sans" w:hAnsi="Liberation Sans" w:eastAsia="Liberation Sans" w:cs="Liberation Sans"/>
          <w:b w:val="0"/>
          <w:i w:val="0"/>
          <w:color w:val="202124"/>
          <w:sz w:val="19"/>
        </w:rPr>
        <w:t>Pre-session Context Keep/Trim/Remove produces correct final replay/steps.</w:t>
      </w:r>
    </w:p>
    <w:p>
      <w:pPr>
        <w:pStyle w:val="ListBullet"/>
        <w:spacing w:after="60" w:line="247" w:lineRule="auto"/>
      </w:pPr>
      <w:r>
        <w:rPr>
          <w:rFonts w:ascii="Liberation Sans" w:hAnsi="Liberation Sans" w:eastAsia="Liberation Sans" w:cs="Liberation Sans"/>
          <w:b w:val="0"/>
          <w:i w:val="0"/>
          <w:color w:val="202124"/>
          <w:sz w:val="19"/>
        </w:rPr>
        <w:t>Unapproved popup/new tab never becomes evidence until approved.</w:t>
      </w:r>
    </w:p>
    <w:p>
      <w:pPr>
        <w:pStyle w:val="ListBullet"/>
        <w:spacing w:after="60" w:line="247" w:lineRule="auto"/>
      </w:pPr>
      <w:r>
        <w:rPr>
          <w:rFonts w:ascii="Liberation Sans" w:hAnsi="Liberation Sans" w:eastAsia="Liberation Sans" w:cs="Liberation Sans"/>
          <w:b w:val="0"/>
          <w:i w:val="0"/>
          <w:color w:val="202124"/>
          <w:sz w:val="19"/>
        </w:rPr>
        <w:t>Extension/offscreen/media failure immediately clears false REC/Armed state.</w:t>
      </w:r>
    </w:p>
    <w:p>
      <w:pPr>
        <w:pStyle w:val="ListBullet"/>
        <w:spacing w:after="60" w:line="247" w:lineRule="auto"/>
      </w:pPr>
      <w:r>
        <w:rPr>
          <w:rFonts w:ascii="Liberation Sans" w:hAnsi="Liberation Sans" w:eastAsia="Liberation Sans" w:cs="Liberation Sans"/>
          <w:b w:val="0"/>
          <w:i w:val="0"/>
          <w:color w:val="202124"/>
          <w:sz w:val="19"/>
        </w:rPr>
        <w:t>Quota/storage almost full -&gt; safe warning/stop without losing completed evidence.</w:t>
      </w:r>
    </w:p>
    <w:p>
      <w:pPr>
        <w:pStyle w:val="ListBullet"/>
        <w:spacing w:after="60" w:line="247" w:lineRule="auto"/>
      </w:pPr>
      <w:r>
        <w:rPr>
          <w:rFonts w:ascii="Liberation Sans" w:hAnsi="Liberation Sans" w:eastAsia="Liberation Sans" w:cs="Liberation Sans"/>
          <w:b w:val="0"/>
          <w:i w:val="0"/>
          <w:color w:val="202124"/>
          <w:sz w:val="19"/>
        </w:rPr>
        <w:t>Target close/crash -&gt; terminal state; user classification appears in report.</w:t>
      </w:r>
    </w:p>
    <w:p>
      <w:pPr>
        <w:pStyle w:val="ListBullet"/>
        <w:spacing w:after="60" w:line="247" w:lineRule="auto"/>
      </w:pPr>
      <w:r>
        <w:rPr>
          <w:rFonts w:ascii="Liberation Sans" w:hAnsi="Liberation Sans" w:eastAsia="Liberation Sans" w:cs="Liberation Sans"/>
          <w:b w:val="0"/>
          <w:i w:val="0"/>
          <w:color w:val="202124"/>
          <w:sz w:val="19"/>
        </w:rPr>
        <w:t>Filename sanitization, collision handling and manual override.</w:t>
      </w:r>
    </w:p>
    <w:p>
      <w:pPr>
        <w:pStyle w:val="ListBullet"/>
        <w:spacing w:after="60" w:line="247" w:lineRule="auto"/>
      </w:pPr>
      <w:r>
        <w:rPr>
          <w:rFonts w:ascii="Liberation Sans" w:hAnsi="Liberation Sans" w:eastAsia="Liberation Sans" w:cs="Liberation Sans"/>
          <w:b w:val="0"/>
          <w:i w:val="0"/>
          <w:color w:val="202124"/>
          <w:sz w:val="19"/>
        </w:rPr>
        <w:t>Custom template asks for unsupported TXT elements -&gt; exact pre-export warning.</w:t>
      </w:r>
    </w:p>
    <w:p>
      <w:pPr>
        <w:pStyle w:val="ListBullet"/>
      </w:pPr>
      <w:r>
        <w:rPr>
          <w:rFonts w:ascii="Liberation Sans" w:hAnsi="Liberation Sans" w:eastAsia="Liberation Sans" w:cs="Liberation Sans"/>
          <w:color w:val="202124"/>
          <w:sz w:val="19"/>
        </w:rPr>
        <w:t>Heavy canvas/WebGL page: compare pixel video usefulness/resource use with a DOM-replay baseline.</w:t>
      </w:r>
    </w:p>
    <w:p>
      <w:pPr>
        <w:pStyle w:val="ListBullet"/>
      </w:pPr>
      <w:r>
        <w:rPr>
          <w:rFonts w:ascii="Liberation Sans" w:hAnsi="Liberation Sans" w:eastAsia="Liberation Sans" w:cs="Liberation Sans"/>
          <w:color w:val="202124"/>
          <w:sz w:val="19"/>
        </w:rPr>
        <w:t>Open approved popup/new tab without explicit extension gesture: verify exact Chrome behavior and honest capture-state transition.</w:t>
      </w:r>
    </w:p>
    <w:p>
      <w:pPr>
        <w:pStyle w:val="ListBullet"/>
      </w:pPr>
      <w:r>
        <w:rPr>
          <w:rFonts w:ascii="Liberation Sans" w:hAnsi="Liberation Sans" w:eastAsia="Liberation Sans" w:cs="Liberation Sans"/>
          <w:color w:val="202124"/>
          <w:sz w:val="19"/>
        </w:rPr>
        <w:t>Kill offscreen recorder/disable-reenable extension/restart Chrome: recover committed evidence or clearly state unrecoverable state.</w:t>
      </w:r>
    </w:p>
    <w:p>
      <w:pPr>
        <w:pStyle w:val="ListBullet"/>
      </w:pPr>
      <w:r>
        <w:rPr>
          <w:rFonts w:ascii="Liberation Sans" w:hAnsi="Liberation Sans" w:eastAsia="Liberation Sans" w:cs="Liberation Sans"/>
          <w:color w:val="202124"/>
          <w:sz w:val="19"/>
        </w:rPr>
        <w:t>Import .docm/.xlsm/active-object template: reject safely with explicit reason.</w:t>
      </w:r>
    </w:p>
    <w:p>
      <w:pPr>
        <w:pStyle w:val="ListBullet"/>
      </w:pPr>
      <w:r>
        <w:rPr>
          <w:rFonts w:ascii="Liberation Sans" w:hAnsi="Liberation Sans" w:eastAsia="Liberation Sans" w:cs="Liberation Sans"/>
          <w:color w:val="202124"/>
          <w:sz w:val="19"/>
        </w:rPr>
        <w:t>Copy Markdown/Text with required Custom Fields: deterministic content matches exported Report Model.</w:t>
      </w:r>
    </w:p>
    <w:p>
      <w:pPr>
        <w:pStyle w:val="ListBullet"/>
      </w:pPr>
      <w:r>
        <w:t>Save Last Replay after hours Armed -&gt; pinned 90-sec pre-trigger + tail remains protected while a fresh ring continues immediately.</w:t>
      </w:r>
    </w:p>
    <w:p>
      <w:pPr>
        <w:pStyle w:val="ListBullet"/>
      </w:pPr>
      <w:r>
        <w:t>Fill storage with saved sessions -&gt; only temporary ring data may auto-evict; protected evidence remains; capture warns/stops honestly if quota cannot satisfy the ring.</w:t>
      </w:r>
    </w:p>
    <w:p>
      <w:pPr>
        <w:pStyle w:val="ListBullet"/>
      </w:pPr>
      <w:r>
        <w:t>Create two reports from one session, assign different markers/time ranges/templates, delete one -&gt; other report and shared source evidence stay valid.</w:t>
      </w:r>
    </w:p>
    <w:p>
      <w:pPr>
        <w:pStyle w:val="ListBullet"/>
      </w:pPr>
      <w:r>
        <w:t>Select DOCX + XLSX + TXT in one Export -&gt; independent compatibility results and one generation action.</w:t>
      </w:r>
    </w:p>
    <w:p>
      <w:pPr>
        <w:pStyle w:val="ListBullet"/>
      </w:pPr>
      <w:r>
        <w:t>Leave approved target open and lock machine / remain idle past threshold -&gt; AFK appears, media/DOM collectors stop, no new evidence is produced, and state remains honest across service-worker suspension.</w:t>
      </w:r>
    </w:p>
    <w:p>
      <w:pPr>
        <w:pStyle w:val="ListBullet"/>
      </w:pPr>
      <w:r>
        <w:t>Return from AFK -&gt; Armed validates target and resumes automatically; AFK-paused Repro Session does not record again until explicit Resume.</w:t>
      </w:r>
    </w:p>
    <w:p>
      <w:pPr>
        <w:pStyle w:val="ListBullet"/>
      </w:pPr>
      <w:r>
        <w:t>Screenshot-only with video OFF -&gt; manual screenshot has correct evidence metadata; switching to unapproved tab before shortcut fails closed and does not capture it.</w:t>
      </w:r>
    </w:p>
    <w:p>
      <w:pPr>
        <w:pStyle w:val="ListBullet"/>
      </w:pPr>
      <w:r>
        <w:t>Annotate source screenshot differently in two derived reports -&gt; original hash/blob unchanged; each report exports only its own annotation layer/flattened derivative.</w:t>
      </w:r>
    </w:p>
    <w:p>
      <w:pPr>
        <w:pStyle w:val="Heading2"/>
        <w:keepNext/>
      </w:pPr>
      <w:r>
        <w:rPr>
          <w:rFonts w:ascii="Liberation Sans" w:hAnsi="Liberation Sans" w:eastAsia="Liberation Sans" w:cs="Liberation Sans"/>
          <w:b/>
          <w:i w:val="0"/>
          <w:color w:val="2F5597"/>
          <w:sz w:val="25"/>
        </w:rPr>
        <w:t>21.3. Future native test matrix</w:t>
      </w:r>
    </w:p>
    <w:p>
      <w:pPr>
        <w:spacing w:after="60" w:line="247" w:lineRule="auto"/>
      </w:pPr>
      <w:r>
        <w:rPr>
          <w:rFonts w:ascii="Liberation Sans" w:hAnsi="Liberation Sans" w:eastAsia="Liberation Sans" w:cs="Liberation Sans"/>
          <w:b w:val="0"/>
          <w:i w:val="0"/>
          <w:color w:val="202124"/>
          <w:sz w:val="19"/>
        </w:rPr>
        <w:t>Native Windows/macOS UIA/AX, elevation, RDP/VDI, multi-monitor/DPI, target-owned windows/processes and application-version detection are deferred until the native expansion phase. They remain design requirements but are not browser MVP release gates.</w:t>
      </w:r>
    </w:p>
    <w:p>
      <w:pPr>
        <w:pStyle w:val="Heading1"/>
        <w:keepNext/>
        <w:widowControl/>
      </w:pPr>
      <w:bookmarkStart w:id="222" w:name="rd_h1_22"/>
      <w:r>
        <w:rPr>
          <w:rFonts w:ascii="Liberation Sans" w:hAnsi="Liberation Sans" w:eastAsia="Liberation Sans" w:cs="Liberation Sans"/>
          <w:b/>
          <w:color w:val="183B56"/>
          <w:sz w:val="33"/>
        </w:rPr>
        <w:t>22. Risks and mitigations</w:t>
      </w:r>
      <w:bookmarkEnd w:id="222"/>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Risk</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Level</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Mitigation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bug capture is already crowded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Validate differentiation before overbuilding: dual video workflows plus Screenshot-only evidence flexibility, privacy boundary, report flexibility, and crash-safe evidence.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Extension permissions blocked in enterprise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Minimum permissions; managed-environment pilots early; debugger not baseline.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MV3 service-worker lifecycle breaks session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Persist state; offscreen media context; explicit health/status model; lifecycle spikes.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capture/storage too resource intensive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Chunking, quotas, bounded retention, storage/performance spikes first.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 metadata leaks PII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input values; filtered attributes; origin+path URLs; privacy regression harness.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Popup/multi-tab flows broaden scope accidentally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Target Profile, explicit approved patterns, fail closed, transition logging.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False REC/Armed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driven by collector health acknowledgements, not button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crash causes follow-on privacy leak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Terminal Target Ended state freezes evidence and stops capture before other content.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Custom templates/export formats create silent data loss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Capability validation, explicit warnings, graceful fallback; ZIP remains full-fidelity source.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Feature creep (AI/cloud/debug/native too early)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Browser MVP gate; deferred layers cannot block baseline validation.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Low willingness to pay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Paid/design-partner signal before heavy SaaS/native investment.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Chrome/Edge API changes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MEDIUM/HIGH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Capability registry, support matrix, browser regression tests.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Native expansion later requires different codebase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MEDIUM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Share stable Report/Evidence contracts and behavior, not forced implementation language.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video records visible PII/secrets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CRITICAL/HIGH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Do not conflate DOM minimization with visual anonymity; local Review first, explicit warning, pilot manual redaction, later policy masks.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tabCapture cannot silently follow approved new tab</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semantic scope from Active Video Target; spike user-gesture/permission constraints; mark capture gaps honestly.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Browser/extension interruption loses rare long repro</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CRITICAL/HIGH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atomic committed chunks + Recovered Session review path.</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capture overhead negates product value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Benchmark difficult enterprise pages and compare fidelity/value against DOM replay before committing architecture.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template contains macros/active content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Allowlist safe non-macro formats; parse as data; reject executable/active objects; least-privilege renderer.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Licensing cloud undermines local-first trust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MEDIUM/HIGH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Control Plane from Evidence Plane; document that bug evidence is not required for license/policy communication.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Armed causes excessive write churn/device impact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retention prevents history growth but not write volume; endurance spike measures bitrate/FPS/chunk cadence/bytes written and tunes defaults.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 evidence evicted to preserve ring buffer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CRITICAL/HIGH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Separate temporary vs pinned storage classes; reference-aware cleanup; fail/stop capture rather than silently deleting protected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accidentally attach unrelated evidence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Explicit per-report evidence selection; shared source session shown separately; no implicit “attach everything” behavior.</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 hides one format failure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MEDIUM/HIGH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Independent validation/result per format; generate successful outputs only with explicit status; never silently downgrade content.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Stale automatic privacy mask creates false confidence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CRITICAL/HIGH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DOM-anchored required masks have health state; fixed rectangles are fallback; strict policy warns/pauses/fails closed when required mask cannot resolve.</w:t>
            </w:r>
          </w:p>
        </w:tc>
      </w:tr>
      <w:tr>
        <w:trPr>
          <w:cantSplit/>
        </w:trPr>
        <w:tc>
          <w:tcPr>
            <w:tcW w:type="dxa" w:w="3427"/>
            <w:vAlign w:val="center"/>
          </w:tcPr>
          <w:p>
            <w:pPr>
              <w:spacing w:before="0" w:after="0"/>
            </w:pPr>
            <w:r>
              <w:rPr>
                <w:sz w:val="17"/>
              </w:rPr>
              <w:t>AFK false positive pauses a legitimate passive/timeout test</w:t>
            </w:r>
          </w:p>
        </w:tc>
        <w:tc>
          <w:tcPr>
            <w:tcW w:type="dxa" w:w="3427"/>
            <w:vAlign w:val="center"/>
          </w:tcPr>
          <w:p>
            <w:pPr>
              <w:spacing w:before="0" w:after="0"/>
            </w:pPr>
            <w:r>
              <w:rPr>
                <w:sz w:val="17"/>
              </w:rPr>
              <w:t>MEDIUM/HIGH</w:t>
            </w:r>
          </w:p>
        </w:tc>
        <w:tc>
          <w:tcPr>
            <w:tcW w:type="dxa" w:w="3427"/>
            <w:vAlign w:val="center"/>
          </w:tcPr>
          <w:p>
            <w:pPr>
              <w:spacing w:before="0" w:after="0"/>
            </w:pPr>
            <w:r>
              <w:rPr>
                <w:sz w:val="17"/>
              </w:rPr>
              <w:t>Conservative default threshold; visible policy; per-session/Target Profile Off override; Repro Session never silently resumes after AFK.</w:t>
            </w:r>
          </w:p>
        </w:tc>
      </w:tr>
      <w:tr>
        <w:trPr>
          <w:cantSplit/>
        </w:trPr>
        <w:tc>
          <w:tcPr>
            <w:tcW w:type="dxa" w:w="3427"/>
            <w:vAlign w:val="center"/>
          </w:tcPr>
          <w:p>
            <w:pPr>
              <w:spacing w:before="0" w:after="0"/>
            </w:pPr>
            <w:r>
              <w:rPr>
                <w:sz w:val="17"/>
              </w:rPr>
              <w:t>Screenshot editor mutates evidence or mixes annotations across reports</w:t>
            </w:r>
          </w:p>
        </w:tc>
        <w:tc>
          <w:tcPr>
            <w:tcW w:type="dxa" w:w="3427"/>
            <w:vAlign w:val="center"/>
          </w:tcPr>
          <w:p>
            <w:pPr>
              <w:spacing w:before="0" w:after="0"/>
            </w:pPr>
            <w:r>
              <w:rPr>
                <w:sz w:val="17"/>
              </w:rPr>
              <w:t>HIGH</w:t>
            </w:r>
          </w:p>
        </w:tc>
        <w:tc>
          <w:tcPr>
            <w:tcW w:type="dxa" w:w="3427"/>
            <w:vAlign w:val="center"/>
          </w:tcPr>
          <w:p>
            <w:pPr>
              <w:spacing w:before="0" w:after="0"/>
            </w:pPr>
            <w:r>
              <w:rPr>
                <w:sz w:val="17"/>
              </w:rPr>
              <w:t>Immutable original + versioned annotation layer keyed by report/evidence; export uses derivatives; regression test source hash and cross-report isolation.</w:t>
            </w:r>
          </w:p>
        </w:tc>
      </w:tr>
      <w:tr>
        <w:trPr>
          <w:cantSplit/>
        </w:trPr>
        <w:tc>
          <w:tcPr>
            <w:tcW w:type="dxa" w:w="3427"/>
            <w:vAlign w:val="center"/>
          </w:tcPr>
          <w:p>
            <w:pPr>
              <w:spacing w:before="0" w:after="0"/>
            </w:pPr>
            <w:r>
              <w:rPr>
                <w:sz w:val="17"/>
              </w:rPr>
              <w:t>Screenshot shortcut captures an unapproved visible tab</w:t>
            </w:r>
          </w:p>
        </w:tc>
        <w:tc>
          <w:tcPr>
            <w:tcW w:type="dxa" w:w="3427"/>
            <w:vAlign w:val="center"/>
          </w:tcPr>
          <w:p>
            <w:pPr>
              <w:spacing w:before="0" w:after="0"/>
            </w:pPr>
            <w:r>
              <w:rPr>
                <w:sz w:val="17"/>
              </w:rPr>
              <w:t>CRITICAL/HIGH</w:t>
            </w:r>
          </w:p>
        </w:tc>
        <w:tc>
          <w:tcPr>
            <w:tcW w:type="dxa" w:w="3427"/>
            <w:vAlign w:val="center"/>
          </w:tcPr>
          <w:p>
            <w:pPr>
              <w:spacing w:before="0" w:after="0"/>
            </w:pPr>
            <w:r>
              <w:rPr>
                <w:sz w:val="17"/>
              </w:rPr>
              <w:t>Revalidate approved visible target at capture time; fail closed; do not treat global shortcut invocation as capture permission for unrelated content.</w:t>
            </w:r>
          </w:p>
        </w:tc>
      </w:tr>
    </w:tbl>
    <w:p>
      <w:pPr>
        <w:pStyle w:val="Heading1"/>
        <w:keepNext/>
        <w:widowControl/>
      </w:pPr>
      <w:bookmarkStart w:id="223" w:name="rd_h1_23"/>
      <w:r>
        <w:rPr>
          <w:rFonts w:ascii="Liberation Sans" w:hAnsi="Liberation Sans" w:eastAsia="Liberation Sans" w:cs="Liberation Sans"/>
          <w:b/>
          <w:color w:val="183B56"/>
          <w:sz w:val="33"/>
        </w:rPr>
        <w:t>23. Economic hypotheses</w:t>
      </w:r>
      <w:bookmarkEnd w:id="223"/>
    </w:p>
    <w:p>
      <w:pPr>
        <w:widowControl/>
        <w:spacing w:after="60" w:line="247" w:lineRule="auto"/>
      </w:pPr>
      <w:r>
        <w:rPr>
          <w:rFonts w:ascii="Liberation Sans" w:hAnsi="Liberation Sans" w:eastAsia="Liberation Sans" w:cs="Liberation Sans"/>
          <w:color w:val="202124"/>
          <w:sz w:val="19"/>
        </w:rPr>
        <w:t>At this stage the financial model should remain minimal. The main resource is development time. Cloud cost is close to zero while the product remains local-only. This deliberately reduces burn and lets us validate demand cheaply.</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41"/>
        <w:gridCol w:w="2541"/>
        <w:gridCol w:w="2541"/>
        <w:gridCol w:w="2541"/>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Scenario</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Customers</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Average MRR/customer</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MRR</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Early traction</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20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$79</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$1,580</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Small business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50</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$79</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$3,950</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Healthy niche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100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$99</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$9,900</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Strong niche</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200</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$99</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$19,800</w:t>
            </w:r>
          </w:p>
        </w:tc>
      </w:tr>
    </w:tbl>
    <w:p>
      <w:pPr>
        <w:widowControl/>
        <w:spacing w:after="60" w:line="247" w:lineRule="auto"/>
      </w:pPr>
    </w:p>
    <w:p>
      <w:pPr>
        <w:widowControl/>
        <w:spacing w:after="60" w:line="247" w:lineRule="auto"/>
      </w:pPr>
      <w:r>
        <w:rPr>
          <w:rFonts w:ascii="Liberation Sans" w:hAnsi="Liberation Sans" w:eastAsia="Liberation Sans" w:cs="Liberation Sans"/>
          <w:color w:val="202124"/>
          <w:sz w:val="19"/>
        </w:rPr>
        <w:t>This is not a sales forecast. The table illustrates why a B2B niche product could become a primary source of income without a huge user base. Real ARPA could be lower, or substantially higher with enterprise contracts.</w:t>
      </w:r>
    </w:p>
    <w:p>
      <w:pPr>
        <w:pStyle w:val="Heading1"/>
        <w:keepNext/>
        <w:widowControl/>
      </w:pPr>
      <w:bookmarkStart w:id="224" w:name="rd_h1_24"/>
      <w:r>
        <w:rPr>
          <w:rFonts w:ascii="Liberation Sans" w:hAnsi="Liberation Sans" w:eastAsia="Liberation Sans" w:cs="Liberation Sans"/>
          <w:b/>
          <w:color w:val="183B56"/>
          <w:sz w:val="33"/>
        </w:rPr>
        <w:t>24. Naming, legal, and trust</w:t>
      </w:r>
      <w:bookmarkEnd w:id="224"/>
    </w:p>
    <w:p>
      <w:pPr>
        <w:pStyle w:val="Heading2"/>
        <w:keepNext/>
      </w:pPr>
      <w:r>
        <w:rPr>
          <w:rFonts w:ascii="Liberation Sans" w:hAnsi="Liberation Sans" w:eastAsia="Liberation Sans" w:cs="Liberation Sans"/>
          <w:b/>
          <w:i w:val="0"/>
          <w:color w:val="2F5597"/>
          <w:sz w:val="25"/>
        </w:rPr>
        <w:t>24.1. Working name</w:t>
      </w:r>
    </w:p>
    <w:p>
      <w:pPr>
        <w:spacing w:after="60" w:line="247" w:lineRule="auto"/>
      </w:pPr>
      <w:r>
        <w:rPr>
          <w:rFonts w:ascii="Liberation Sans" w:hAnsi="Liberation Sans" w:eastAsia="Liberation Sans" w:cs="Liberation Sans"/>
          <w:b w:val="0"/>
          <w:i w:val="0"/>
          <w:color w:val="202124"/>
          <w:sz w:val="19"/>
        </w:rPr>
        <w:t xml:space="preserve">Use “ReproDesk” only as a codename. A separate naming/domain/trademark sprint is required before public launch. “Replay QA” is already used by another QA product and should remain excluded.</w:t>
      </w:r>
      <w:ins w:id="9008" w:author="Claude" w:date="2026-10-07T12:00:00Z">
        <w:r>
          <w:rPr>
            <w:rFonts w:ascii="Liberation Sans" w:hAnsi="Liberation Sans" w:eastAsia="Liberation Sans" w:cs="Liberation Sans"/>
            <w:b w:val="0"/>
            <w:i w:val="0"/>
            <w:color w:val="202124"/>
            <w:sz w:val="19"/>
          </w:rPr>
          <w:t xml:space="preserve"> Source S15 also documents an existing Canon/Oce product called Repro Desk, which is a further reason why the codename must not become the public name without a clearance check.</w:t>
        </w:r>
      </w:ins>
    </w:p>
    <w:p>
      <w:pPr>
        <w:pStyle w:val="Heading2"/>
        <w:keepNext/>
      </w:pPr>
      <w:r>
        <w:rPr>
          <w:rFonts w:ascii="Liberation Sans" w:hAnsi="Liberation Sans" w:eastAsia="Liberation Sans" w:cs="Liberation Sans"/>
          <w:b/>
          <w:i w:val="0"/>
          <w:color w:val="2F5597"/>
          <w:sz w:val="25"/>
        </w:rPr>
        <w:t>24.2. Trust requirements</w:t>
      </w:r>
    </w:p>
    <w:p>
      <w:pPr>
        <w:pStyle w:val="ListBullet"/>
        <w:spacing w:after="60" w:line="247" w:lineRule="auto"/>
      </w:pPr>
      <w:r>
        <w:rPr>
          <w:rFonts w:ascii="Liberation Sans" w:hAnsi="Liberation Sans" w:eastAsia="Liberation Sans" w:cs="Liberation Sans"/>
          <w:b w:val="0"/>
          <w:i w:val="0"/>
          <w:color w:val="202124"/>
          <w:sz w:val="19"/>
        </w:rPr>
        <w:t>Plain-language privacy page and extension-permission explanation.</w:t>
      </w:r>
    </w:p>
    <w:p>
      <w:pPr>
        <w:pStyle w:val="ListBullet"/>
        <w:spacing w:after="60" w:line="247" w:lineRule="auto"/>
      </w:pPr>
      <w:r>
        <w:rPr>
          <w:rFonts w:ascii="Liberation Sans" w:hAnsi="Liberation Sans" w:eastAsia="Liberation Sans" w:cs="Liberation Sans"/>
          <w:b w:val="0"/>
          <w:i w:val="0"/>
          <w:color w:val="202124"/>
          <w:sz w:val="19"/>
        </w:rPr>
        <w:t>Explicitly state what is not collected by default: keyboard input, clipboard, editable values, unrelated tabs/apps, arbitrary Network/Console content and automatic cloud uploads.</w:t>
      </w:r>
    </w:p>
    <w:p>
      <w:pPr>
        <w:pStyle w:val="ListBullet"/>
        <w:spacing w:after="60" w:line="247" w:lineRule="auto"/>
      </w:pPr>
      <w:r>
        <w:rPr>
          <w:rFonts w:ascii="Liberation Sans" w:hAnsi="Liberation Sans" w:eastAsia="Liberation Sans" w:cs="Liberation Sans"/>
          <w:b w:val="0"/>
          <w:i w:val="0"/>
          <w:color w:val="202124"/>
          <w:sz w:val="19"/>
        </w:rPr>
        <w:t>Visible state must always reflect real recording health.</w:t>
      </w:r>
    </w:p>
    <w:p>
      <w:pPr>
        <w:pStyle w:val="ListBullet"/>
        <w:spacing w:after="60" w:line="247" w:lineRule="auto"/>
      </w:pPr>
      <w:r>
        <w:rPr>
          <w:rFonts w:ascii="Liberation Sans" w:hAnsi="Liberation Sans" w:eastAsia="Liberation Sans" w:cs="Liberation Sans"/>
          <w:b w:val="0"/>
          <w:i w:val="0"/>
          <w:color w:val="202124"/>
          <w:sz w:val="19"/>
        </w:rPr>
        <w:t>Open/exportable evidence formats and ability to delete local captured data.</w:t>
      </w:r>
    </w:p>
    <w:p>
      <w:pPr>
        <w:pStyle w:val="ListBullet"/>
        <w:spacing w:after="60" w:line="247" w:lineRule="auto"/>
      </w:pPr>
      <w:r>
        <w:rPr>
          <w:rFonts w:ascii="Liberation Sans" w:hAnsi="Liberation Sans" w:eastAsia="Liberation Sans" w:cs="Liberation Sans"/>
          <w:b w:val="0"/>
          <w:i w:val="0"/>
          <w:color w:val="202124"/>
          <w:sz w:val="19"/>
        </w:rPr>
        <w:t>No dark patterns around Armed mode or target expansion.</w:t>
      </w:r>
    </w:p>
    <w:p>
      <w:pPr>
        <w:pStyle w:val="ListBullet"/>
        <w:spacing w:after="60" w:line="247" w:lineRule="auto"/>
      </w:pPr>
      <w:r>
        <w:rPr>
          <w:rFonts w:ascii="Liberation Sans" w:hAnsi="Liberation Sans" w:eastAsia="Liberation Sans" w:cs="Liberation Sans"/>
          <w:b w:val="0"/>
          <w:i w:val="0"/>
          <w:color w:val="202124"/>
          <w:sz w:val="19"/>
        </w:rPr>
        <w:t>Custom templates and filename rules must not silently weaken privacy or drop evidence.</w:t>
      </w:r>
    </w:p>
    <w:p>
      <w:pPr>
        <w:pStyle w:val="ListBullet"/>
        <w:spacing w:after="60" w:line="247" w:lineRule="auto"/>
      </w:pPr>
      <w:r>
        <w:rPr>
          <w:rFonts w:ascii="Liberation Sans" w:hAnsi="Liberation Sans" w:eastAsia="Liberation Sans" w:cs="Liberation Sans"/>
          <w:b w:val="0"/>
          <w:i w:val="0"/>
          <w:color w:val="202124"/>
          <w:sz w:val="19"/>
        </w:rPr>
        <w:t>If AI/cloud/advanced diagnostics are introduced, document a separate data flow and require explicit policy/consent.</w:t>
      </w:r>
    </w:p>
    <w:p>
      <w:pPr>
        <w:pStyle w:val="ListBullet"/>
      </w:pPr>
      <w:r>
        <w:rPr>
          <w:rFonts w:ascii="Liberation Sans" w:hAnsi="Liberation Sans" w:eastAsia="Liberation Sans" w:cs="Liberation Sans"/>
          <w:color w:val="202124"/>
          <w:sz w:val="19"/>
        </w:rPr>
        <w:t>State plainly that pixel video may contain sensitive values already visible in the approved application; privacy claims must not hide this limitation.</w:t>
      </w:r>
    </w:p>
    <w:p>
      <w:pPr>
        <w:pStyle w:val="ListBullet"/>
      </w:pPr>
      <w:r>
        <w:rPr>
          <w:rFonts w:ascii="Liberation Sans" w:hAnsi="Liberation Sans" w:eastAsia="Liberation Sans" w:cs="Liberation Sans"/>
          <w:color w:val="202124"/>
          <w:sz w:val="19"/>
        </w:rPr>
        <w:t>Future ReproDesk licensing/team policy traffic is documented separately from Evidence Plane data flows.</w:t>
      </w:r>
    </w:p>
    <w:p>
      <w:pPr>
        <w:pStyle w:val="ListBullet"/>
      </w:pPr>
      <w:r>
        <w:rPr>
          <w:rFonts w:ascii="Liberation Sans" w:hAnsi="Liberation Sans" w:eastAsia="Liberation Sans" w:cs="Liberation Sans"/>
          <w:color w:val="202124"/>
          <w:sz w:val="19"/>
        </w:rPr>
        <w:t>Imported templates are treated as untrusted files; macro-enabled/active content is rejected.</w:t>
      </w:r>
    </w:p>
    <w:p>
      <w:pPr>
        <w:pStyle w:val="ListBullet"/>
      </w:pPr>
      <w:r>
        <w:rPr>
          <w:rFonts w:ascii="Liberation Sans" w:hAnsi="Liberation Sans" w:eastAsia="Liberation Sans" w:cs="Liberation Sans"/>
          <w:color w:val="202124"/>
          <w:sz w:val="19"/>
        </w:rPr>
        <w:t>Recovered Session state and last committed timestamp are shown honestly after recorder/browser interruption.</w:t>
      </w:r>
    </w:p>
    <w:p>
      <w:pPr>
        <w:pStyle w:val="Heading1"/>
        <w:keepNext/>
        <w:widowControl/>
      </w:pPr>
      <w:bookmarkStart w:id="225" w:name="rd_h1_25"/>
      <w:r>
        <w:rPr>
          <w:rFonts w:ascii="Liberation Sans" w:hAnsi="Liberation Sans" w:eastAsia="Liberation Sans" w:cs="Liberation Sans"/>
          <w:b/>
          <w:color w:val="183B56"/>
          <w:sz w:val="33"/>
        </w:rPr>
        <w:t>25. Decision log</w:t>
      </w:r>
      <w:bookmarkEnd w:id="225"/>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Decision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Status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Reason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Browser-first product rollout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Fastest route to real users; enterprise work is often browser-based.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Google Chrome first; Microsoft Edge next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is first implementation; Edge can reuse Chromium APIs with compatibility testing.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Standalone browser MVP; no desktop application or native background agent required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Reduce installation friction and enterprise deployment burden.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 V3 service worker + content script + offscreen capture context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WORKING/FIXED DIRECTION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Service worker is ephemeral; long-lived media work needs a different context and persisted state.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One Target Profile at a time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Strong privacy model. Related approved tabs/popups may belong to the same web session.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Separate trusted-companion native apps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DEFERRED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 not broaden native privacy scope in first pilot.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default 90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Better context margin; configurable 30/60/90/120.</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 pre-start default 30 sec</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Protects against late Start; separately reviewed Keep/Trim/Remove.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Post-trigger tail default 5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Captures immediate consequences; configurable 0/3/5/10.</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Privacy/security; use safe DOM/UI semantics instead.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clipboard/editable values in MVP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Explicit recording/status indicators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Users must always know if capture is really active.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is terminal capture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Freeze evidence and prevent following user into unrelated context.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named markers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Long sessions need navigable important moments.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Custom report templates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Companies use different defect formats; ReproDesk should adapt.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export formats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ZIP full fidelity + standalone TXT/DOCX/XLSX/HTML; compatibility validation required.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templates + manual override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Support company naming conventions without removing user control.</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application version checkbox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 FUTURE NATIVE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Include version only when enabled and reliably detectable.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and low-cost validation.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AI/cloud/direct tracker integration in technical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Prove capture/report workflow first.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 deferred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 permission/privacy complexity; not required for core value.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Windows uses separate user-session CaptureWorker, not Windows Service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WORKING</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isolation without privileged service complexity.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English document is master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Single source of product decisions; RU is synchronized localization.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video + safe semantics is primary differentiation hypothesis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WORKING/FIXED FOR SPIKE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Existing browser competitors validate DOM replay; ReproDesk must prove real-pixel fidelity adds useful enterprise evidence.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 != Active Video Target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MODEL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Chrome tabCapture user-gesture/activeTab constraints mean semantic approval cannot be equated with continuous pixel capture.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PII is an explicit privacy class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keyboard/editable-value collection does not remove sensitive values already rendered on screen.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Manual redaction belongs to pilot layer</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stays local through Review; pilot adds blur/redact/remove without blocking first capture spike.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Recovered Session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Preserve committed evidence across recorder/browser interruption and label outcome honestly.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becomes reusable configuration object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One place for domains, environment, privacy, capture defaults, report/custom fields and export rules.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Custom Fields in Report Model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Company templates and future trackers need fields beyond standard bug sections.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OFF; microphone/camera OUT of MVP</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Not required for QA evidence and creates unnecessary permission/privacy risk.</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Report Markdown/Text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PILOT FEATURE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Provides practical Jira/ADO/manual handoff before direct integrations.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Secure non-macro template ingestion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office templates are untrusted input and must not execute active content.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Evidence Manifest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Supports compatibility, provenance of package contents and optional integrity hashes.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Plane separated from future Control Plane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ARCHITECTURAL PRINCIPLE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Licensing/team policy must not require captured bug evidence to leave customer control.</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Long-running Armed uses fixed-duration wall-clock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use must not accumulate hours of media/events; default 90 sec, configurable 30/60/90/120, and Privacy Pause does not freeze aging.</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evidence while Armed continues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Pre-trigger chunks + post-trigger tail become protected; a fresh temporary ring continues immediately.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Saved/pinned evidence never silently evicted for temporary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Only temporary data may auto-evict; low quota produces warning/stop/Error instead of deleting saved bugs.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Hybrid IndexedDB + OPFS local store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WORKING/FIXED FOR SPIKE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Use IndexedDB for structured state/index/journal and OPFS for large media; Phase 0 may revise only if measurement fails reliability gates.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architecture floor 116; support current stable + previous two majors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POLICY / VERIFY AT RELEASE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116 enables current service-worker -&gt; offscreen tabCapture stream pattern; product support stays near current enterprise releases.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auto-screenshot default 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remains instant/non-blocking; screenshot follows asynchronously and is configurable.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Target-owned log/error slicing after core browser flow</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DEFERRED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Not required to prove capture/report value.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pauses all baseline collection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Visual/DOM/actions/diagnostics all pause by default; any future diagnostics exception requires explicit visible 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Advanced Debug Context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Promote only if &gt;=2 independent design partners request it and &gt;=1 says absence blocks adoption/payment, plus permission/privacy feasibility.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Conservative DOM metadata baseline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Structural semantics by default; human-readable labels/text/id/data-testid require deterministic filtering/policy.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Approved semantic tab may auto-include; video target cannot be silently transferred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MODEL / SPIKE UX</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Semantic allowlist does not bypass tabCapture user-gesture/activeTab constraints.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pilot distribution uses Web Store + enterprise policy paths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Normal pilots use signed Web Store distribution; managed pilots can allow/normal/force install via enterprise 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Jira first is default candidate, pilot demand may flip to Azure DevOps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 / MARKET-DRIVEN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Integration order follows real design-partner usage rather than architecture preference.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Browser OS/platform logs are lower priority than web diagnostics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PRIORITY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Event Log/ETW become more valuable in native Windows phase.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Pricing packaging model is hybrid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 HYPOTHESIS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Pro per-user; Team base seats + expansion; Enterprise annual/custom; exact prices wait for paid validation.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Public name remains open; ReproDesk stays codename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DEFERRED NAMING SPRINT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 not distract from validation; perform trademark/domain/store checks before launch.</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Native Windows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browser paid/repeat signal: &gt;=3 qualified partner requests or ~20-25% serious opportunities blocked by missing native capture.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macOS native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Windows native foundation: &gt;=2 paying/design partners explicitly need macOS + feasibility.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Manual redaction pilot primitive = rectangular time-ranged mask + segment removal</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DIRECTION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Covers pixel privacy without building full video editor; screenshots use same rectangle concept.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Future Target Profile masks prefer DOM/CSS anchoring; fixed region fallback</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DIRECTION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Required masks expose health and fail closed under strict policy if selector geometry is stale/unavailable.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Recovered Session unreviewed retention default 7 days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DEFAULT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Configurable/admin policy; explicit save promotes to normal saved retention.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First Custom Field types are deliberately narrow</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SCOPE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Short Text, Long Text, Single Select, Boolean, Date + simple required/default/max-length/options validation.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-&gt; multiple independent Bug Reports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FEATURE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Avoid duplicate media when one execution reveals several defects; reports independently select evidence/fields/template/destination.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Export may generate multiple selected formats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FEATURE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Per-format template/filename/validation; no need to repeat Review for DOCX/XLSX/TXT destinations.</w:t>
            </w:r>
          </w:p>
        </w:tc>
      </w:tr>
      <w:tr>
        <w:trPr>
          <w:cantSplit/>
        </w:trPr>
        <w:tc>
          <w:tcPr>
            <w:tcW w:type="dxa" w:w="3427"/>
            <w:vAlign w:val="center"/>
          </w:tcPr>
          <w:p>
            <w:pPr>
              <w:spacing w:before="0" w:after="0"/>
            </w:pPr>
            <w:r>
              <w:rPr>
                <w:sz w:val="17"/>
              </w:rPr>
              <w:t>AFK is a distinct state from Privacy Pause and Manual Pause</w:t>
            </w:r>
          </w:p>
        </w:tc>
        <w:tc>
          <w:tcPr>
            <w:tcW w:type="dxa" w:w="3427"/>
            <w:vAlign w:val="center"/>
          </w:tcPr>
          <w:p>
            <w:pPr>
              <w:spacing w:before="0" w:after="0"/>
            </w:pPr>
            <w:r>
              <w:rPr>
                <w:sz w:val="17"/>
              </w:rPr>
              <w:t>FIXED DIRECTION</w:t>
            </w:r>
          </w:p>
        </w:tc>
        <w:tc>
          <w:tcPr>
            <w:tcW w:type="dxa" w:w="3427"/>
            <w:vAlign w:val="center"/>
          </w:tcPr>
          <w:p>
            <w:pPr>
              <w:spacing w:before="0" w:after="0"/>
            </w:pPr>
            <w:r>
              <w:rPr>
                <w:sz w:val="17"/>
              </w:rPr>
              <w:t>Approved target can remain open while the user is away; separate state keeps semantics and UI truthful.</w:t>
            </w:r>
          </w:p>
        </w:tc>
      </w:tr>
      <w:tr>
        <w:trPr>
          <w:cantSplit/>
        </w:trPr>
        <w:tc>
          <w:tcPr>
            <w:tcW w:type="dxa" w:w="3427"/>
            <w:vAlign w:val="center"/>
          </w:tcPr>
          <w:p>
            <w:pPr>
              <w:spacing w:before="0" w:after="0"/>
            </w:pPr>
            <w:r>
              <w:rPr>
                <w:sz w:val="17"/>
              </w:rPr>
              <w:t>AFK working defaults: locked immediate; idle 10 min; Armed auto-resume; Repro Session manual resume</w:t>
            </w:r>
          </w:p>
        </w:tc>
        <w:tc>
          <w:tcPr>
            <w:tcW w:type="dxa" w:w="3427"/>
            <w:vAlign w:val="center"/>
          </w:tcPr>
          <w:p>
            <w:pPr>
              <w:spacing w:before="0" w:after="0"/>
            </w:pPr>
            <w:r>
              <w:rPr>
                <w:sz w:val="17"/>
              </w:rPr>
              <w:t>WORKING/FIXED FOR SPIKE</w:t>
            </w:r>
          </w:p>
        </w:tc>
        <w:tc>
          <w:tcPr>
            <w:tcW w:type="dxa" w:w="3427"/>
            <w:vAlign w:val="center"/>
          </w:tcPr>
          <w:p>
            <w:pPr>
              <w:spacing w:before="0" w:after="0"/>
            </w:pPr>
            <w:r>
              <w:rPr>
                <w:sz w:val="17"/>
              </w:rPr>
              <w:t>Balances resource/privacy benefits against passive QA observation; Phase 0 validates false positives and lifecycle reliability.</w:t>
            </w:r>
          </w:p>
        </w:tc>
      </w:tr>
      <w:tr>
        <w:trPr>
          <w:cantSplit/>
        </w:trPr>
        <w:tc>
          <w:tcPr>
            <w:tcW w:type="dxa" w:w="3427"/>
            <w:vAlign w:val="center"/>
          </w:tcPr>
          <w:p>
            <w:pPr>
              <w:spacing w:before="0" w:after="0"/>
            </w:pPr>
            <w:r>
              <w:rPr>
                <w:sz w:val="17"/>
              </w:rPr>
              <w:t>Screenshot-only is a first-class no-video evidence mode</w:t>
            </w:r>
          </w:p>
        </w:tc>
        <w:tc>
          <w:tcPr>
            <w:tcW w:type="dxa" w:w="3427"/>
            <w:vAlign w:val="center"/>
          </w:tcPr>
          <w:p>
            <w:pPr>
              <w:spacing w:before="0" w:after="0"/>
            </w:pPr>
            <w:r>
              <w:rPr>
                <w:sz w:val="17"/>
              </w:rPr>
              <w:t>FIXED FEATURE</w:t>
            </w:r>
          </w:p>
        </w:tc>
        <w:tc>
          <w:tcPr>
            <w:tcW w:type="dxa" w:w="3427"/>
            <w:vAlign w:val="center"/>
          </w:tcPr>
          <w:p>
            <w:pPr>
              <w:spacing w:before="0" w:after="0"/>
            </w:pPr>
            <w:r>
              <w:rPr>
                <w:sz w:val="17"/>
              </w:rPr>
              <w:t>Some teams/tests need structured evidence without continuous video; safe semantics and metadata still create more value than a plain PNG.</w:t>
            </w:r>
          </w:p>
        </w:tc>
      </w:tr>
      <w:tr>
        <w:trPr>
          <w:cantSplit/>
        </w:trPr>
        <w:tc>
          <w:tcPr>
            <w:tcW w:type="dxa" w:w="3427"/>
            <w:vAlign w:val="center"/>
          </w:tcPr>
          <w:p>
            <w:pPr>
              <w:spacing w:before="0" w:after="0"/>
            </w:pPr>
            <w:r>
              <w:rPr>
                <w:sz w:val="17"/>
              </w:rPr>
              <w:t>Chrome browser screenshot uses button/supported configurable shortcut, not promised Print Screen binding</w:t>
            </w:r>
          </w:p>
        </w:tc>
        <w:tc>
          <w:tcPr>
            <w:tcW w:type="dxa" w:w="3427"/>
            <w:vAlign w:val="center"/>
          </w:tcPr>
          <w:p>
            <w:pPr>
              <w:spacing w:before="0" w:after="0"/>
            </w:pPr>
            <w:r>
              <w:rPr>
                <w:sz w:val="17"/>
              </w:rPr>
              <w:t>FIXED BROWSER CONSTRAINT</w:t>
            </w:r>
          </w:p>
        </w:tc>
        <w:tc>
          <w:tcPr>
            <w:tcW w:type="dxa" w:w="3427"/>
            <w:vAlign w:val="center"/>
          </w:tcPr>
          <w:p>
            <w:pPr>
              <w:spacing w:before="0" w:after="0"/>
            </w:pPr>
            <w:r>
              <w:rPr>
                <w:sz w:val="17"/>
              </w:rPr>
              <w:t>chrome.commands supports a restricted key set/combination model; native Windows can evaluate direct Print Screen later.</w:t>
            </w:r>
          </w:p>
        </w:tc>
      </w:tr>
      <w:tr>
        <w:trPr>
          <w:cantSplit/>
        </w:trPr>
        <w:tc>
          <w:tcPr>
            <w:tcW w:type="dxa" w:w="3427"/>
            <w:vAlign w:val="center"/>
          </w:tcPr>
          <w:p>
            <w:pPr>
              <w:spacing w:before="0" w:after="0"/>
            </w:pPr>
            <w:r>
              <w:rPr>
                <w:sz w:val="17"/>
              </w:rPr>
              <w:t>Screenshot annotations are non-destructive</w:t>
            </w:r>
          </w:p>
        </w:tc>
        <w:tc>
          <w:tcPr>
            <w:tcW w:type="dxa" w:w="3427"/>
            <w:vAlign w:val="center"/>
          </w:tcPr>
          <w:p>
            <w:pPr>
              <w:spacing w:before="0" w:after="0"/>
            </w:pPr>
            <w:r>
              <w:rPr>
                <w:sz w:val="17"/>
              </w:rPr>
              <w:t>FIXED</w:t>
            </w:r>
          </w:p>
        </w:tc>
        <w:tc>
          <w:tcPr>
            <w:tcW w:type="dxa" w:w="3427"/>
            <w:vAlign w:val="center"/>
          </w:tcPr>
          <w:p>
            <w:pPr>
              <w:spacing w:before="0" w:after="0"/>
            </w:pPr>
            <w:r>
              <w:rPr>
                <w:sz w:val="17"/>
              </w:rPr>
              <w:t>Immutable original evidence + separate annotation layer preserves provenance and enables different annotations per derived report.</w:t>
            </w:r>
          </w:p>
        </w:tc>
      </w:tr>
      <w:tr>
        <w:trPr>
          <w:cantSplit/>
        </w:trPr>
        <w:tc>
          <w:tcPr>
            <w:tcW w:type="dxa" w:w="3427"/>
            <w:vAlign w:val="center"/>
          </w:tcPr>
          <w:p>
            <w:pPr>
              <w:spacing w:before="0" w:after="0"/>
            </w:pPr>
            <w:r>
              <w:rPr>
                <w:sz w:val="17"/>
              </w:rPr>
              <w:t>Screenshot annotation editor belongs to pilot reporting layer</w:t>
            </w:r>
          </w:p>
        </w:tc>
        <w:tc>
          <w:tcPr>
            <w:tcW w:type="dxa" w:w="3427"/>
            <w:vAlign w:val="center"/>
          </w:tcPr>
          <w:p>
            <w:pPr>
              <w:spacing w:before="0" w:after="0"/>
            </w:pPr>
            <w:r>
              <w:rPr>
                <w:sz w:val="17"/>
              </w:rPr>
              <w:t>FIXED PILOT SCOPE</w:t>
            </w:r>
          </w:p>
        </w:tc>
        <w:tc>
          <w:tcPr>
            <w:tcW w:type="dxa" w:w="3427"/>
            <w:vAlign w:val="center"/>
          </w:tcPr>
          <w:p>
            <w:pPr>
              <w:spacing w:before="0" w:after="0"/>
            </w:pPr>
            <w:r>
              <w:rPr>
                <w:sz w:val="17"/>
              </w:rPr>
              <w:t>Useful reporting UX, but it must not delay proving basic capture/privacy/storage architecture.</w:t>
            </w:r>
          </w:p>
        </w:tc>
      </w:tr>
    </w:tbl>
    <w:p>
      <w:pPr>
        <w:pStyle w:val="Heading1"/>
        <w:keepNext/>
        <w:widowControl/>
      </w:pPr>
      <w:bookmarkStart w:id="226" w:name="rd_h1_26"/>
      <w:r>
        <w:rPr>
          <w:rFonts w:ascii="Liberation Sans" w:hAnsi="Liberation Sans" w:eastAsia="Liberation Sans" w:cs="Liberation Sans"/>
          <w:b/>
          <w:color w:val="183B56"/>
          <w:sz w:val="33"/>
        </w:rPr>
        <w:t>26. Open questions and Go/No-Go gates</w:t>
      </w:r>
      <w:bookmarkEnd w:id="226"/>
    </w:p>
    <w:p>
      <w:pPr>
        <w:pStyle w:val="Heading2"/>
        <w:keepNext/>
      </w:pPr>
      <w:r>
        <w:rPr>
          <w:rFonts w:ascii="Liberation Sans" w:hAnsi="Liberation Sans" w:eastAsia="Liberation Sans" w:cs="Liberation Sans"/>
          <w:b/>
          <w:i w:val="0"/>
          <w:color w:val="2F5597"/>
          <w:sz w:val="25"/>
        </w:rPr>
        <w:t>26.1. Before the first line of production code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Gate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Question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Go condition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G1 - Demand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Is browser bug reporting painful enough?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&gt;=10 interviews; &gt;=5 want to install/try the Chrome prototype.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G2 - Rolling capture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Can bounded replay stay reliable for a full workday?</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8+ hour Armed endurance: bounded ring/events, acceptable CPU/memory/write volume, quota-safe behavior and no false health state.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G3 - 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one pipeline support long deliberate sessions?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30+ minute capture with Pause/Resume/pre-session/post-tail exports correctly.</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G4 - Privacy isolation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Can we guarantee approved-target-only evidence?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Release harness shows zero unrelated tab/browser UI/app/notification content.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G5 - MV3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session state survive service-worker suspension/restart?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silent state loss/corruption; UI becomes honest Error if media context fails.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G6 - Permissions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Will managed users/admins accept baseline extension permissions?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At least 2 external/managed environments install/use without critical blocker.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G7 - DOM usefulness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Does safe DOM/navigation context improve reports?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QA/devs rate it materially more useful than video-only without sensitive-value capture.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G8 - Crash preservation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Does target termination preserve useful final evidence safely?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Controlled target-end test freezes valid evidence and captures no subsequent context.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G9 - Reporting model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one Report Model render company-ready outputs?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HTML + TXT + prototype DOCX/XLSX from same model; compatibility failures are explicit.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G10 - Repeat 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Does the tool replace old workflow?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users voluntarily report multiple real bugs and leave it Armed.</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G11 - Storage protection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Can temporary capture coexist with saved evidence under quota pressure?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Temporary data may evict; saved/pinned evidence remains intact; capture becomes explicit Warning/Error rather than silently deleting protected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G12 - Multi-tab video handoff</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Can Chrome-supported UX re-arm an approved new tab without privacy ambiguity?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Spike confirms user-gesture flow, visible Active Video Target transition/gap and supported-version policy.</w:t>
            </w:r>
          </w:p>
        </w:tc>
      </w:tr>
      <w:tr>
        <w:trPr>
          <w:cantSplit/>
        </w:trPr>
        <w:tc>
          <w:tcPr>
            <w:tcW w:type="dxa" w:w="3427"/>
            <w:vAlign w:val="center"/>
          </w:tcPr>
          <w:p>
            <w:pPr>
              <w:spacing w:before="0" w:after="0"/>
            </w:pPr>
            <w:r>
              <w:rPr>
                <w:sz w:val="17"/>
              </w:rPr>
              <w:t>G13 - AFK correctness</w:t>
            </w:r>
          </w:p>
        </w:tc>
        <w:tc>
          <w:tcPr>
            <w:tcW w:type="dxa" w:w="3427"/>
            <w:vAlign w:val="center"/>
          </w:tcPr>
          <w:p>
            <w:pPr>
              <w:spacing w:before="0" w:after="0"/>
            </w:pPr>
            <w:r>
              <w:rPr>
                <w:sz w:val="17"/>
              </w:rPr>
              <w:t>Can absence handling reduce work without corrupting state or passive tests?</w:t>
            </w:r>
          </w:p>
        </w:tc>
        <w:tc>
          <w:tcPr>
            <w:tcW w:type="dxa" w:w="3427"/>
            <w:vAlign w:val="center"/>
          </w:tcPr>
          <w:p>
            <w:pPr>
              <w:spacing w:before="0" w:after="0"/>
            </w:pPr>
            <w:r>
              <w:rPr>
                <w:sz w:val="17"/>
              </w:rPr>
              <w:t>Lock/idle transitions suspend collectors reliably; zero evidence during AFK; override works; Armed and Repro Session resume rules are truthful.</w:t>
            </w:r>
          </w:p>
        </w:tc>
      </w:tr>
      <w:tr>
        <w:trPr>
          <w:cantSplit/>
        </w:trPr>
        <w:tc>
          <w:tcPr>
            <w:tcW w:type="dxa" w:w="3427"/>
            <w:vAlign w:val="center"/>
          </w:tcPr>
          <w:p>
            <w:pPr>
              <w:spacing w:before="0" w:after="0"/>
            </w:pPr>
            <w:r>
              <w:rPr>
                <w:sz w:val="17"/>
              </w:rPr>
              <w:t>G14 - Screenshot-only evidence</w:t>
            </w:r>
          </w:p>
        </w:tc>
        <w:tc>
          <w:tcPr>
            <w:tcW w:type="dxa" w:w="3427"/>
            <w:vAlign w:val="center"/>
          </w:tcPr>
          <w:p>
            <w:pPr>
              <w:spacing w:before="0" w:after="0"/>
            </w:pPr>
            <w:r>
              <w:rPr>
                <w:sz w:val="17"/>
              </w:rPr>
              <w:t>Can useful bug evidence be produced with video disabled?</w:t>
            </w:r>
          </w:p>
        </w:tc>
        <w:tc>
          <w:tcPr>
            <w:tcW w:type="dxa" w:w="3427"/>
            <w:vAlign w:val="center"/>
          </w:tcPr>
          <w:p>
            <w:pPr>
              <w:spacing w:before="0" w:after="0"/>
            </w:pPr>
            <w:r>
              <w:rPr>
                <w:sz w:val="17"/>
              </w:rPr>
              <w:t>Approved-target screenshots + safe metadata/timeline generate a useful report; unapproved target capture fails closed; original survives annotation/export.</w:t>
            </w:r>
          </w:p>
        </w:tc>
      </w:tr>
    </w:tbl>
    <w:p>
      <w:pPr>
        <w:pStyle w:val="Heading2"/>
        <w:keepNext/>
      </w:pPr>
      <w:r>
        <w:t>26.2. Remaining questions after v0.2.4 consolidation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Next step after this document</w:t>
            </w:r>
          </w:p>
        </w:tc>
      </w:tr>
      <w:tr>
        <w:trPr>
          <w:cantSplit/>
          <w:cantSplit/>
          <w:cantSplit/>
        </w:trPr>
        <w:tc>
          <w:tcPr>
            <w:vAlign w:val="center"/>
            <w:tcMar>
              <w:top w:w="45" w:type="dxa"/>
              <w:start w:w="65" w:type="dxa"/>
              <w:bottom w:w="45" w:type="dxa"/>
              <w:end w:w="65" w:type="dxa"/>
              <w:left w:w="65" w:type="dxa"/>
              <w:right w:w="65" w:type="dxa"/>
            </w:tcMar>
            <w:shd w:fill="EAF0F6"/>
          </w:tcPr>
          <w:p>
            <w:pPr>
              <w:spacing w:before="0" w:after="20" w:line="240" w:lineRule="auto"/>
            </w:pPr>
            <w:r>
              <w:rPr>
                <w:b w:val="0"/>
                <w:sz w:val="17"/>
              </w:rPr>
              <w:t>Approve this English v0.2.4 master, then begin Phase 0 browser engineering spikes - not full production feature development. The remaining questions are intentionally resolved through Chrome spikes, pilot/market evidence or the dedicated naming sprint. Phase 0 now explicitly includes AFK lifecycle, Screenshot-only capture and non-destructive annotation feasibility in addition to capture/privacy/storage/recovery fundamentals.</w:t>
            </w:r>
          </w:p>
        </w:tc>
      </w:tr>
    </w:tbl>
    <w:p>
      <w:pPr>
        <w:pStyle w:val="ListBullet"/>
      </w:pPr>
      <w:r>
        <w:t>Which exact Active Video Target re-arm interaction proves lowest-friction and reliable in the Chrome Phase 0 spike, and does it require raising the practical release minimum above the current Chrome 116 architecture floor?</w:t>
      </w:r>
    </w:p>
    <w:p>
      <w:pPr>
        <w:pStyle w:val="ListBullet"/>
      </w:pPr>
      <w:r>
        <w:t>Which tracker integration should ship first after validation: Jira or Azure DevOps? Default planning candidate is Jira, but pilot usage decides.</w:t>
      </w:r>
    </w:p>
    <w:p>
      <w:pPr>
        <w:pStyle w:val="ListBullet"/>
      </w:pPr>
      <w:r>
        <w:t>What exact paid packaging/price points are validated inside the agreed hybrid pricing model?</w:t>
      </w:r>
    </w:p>
    <w:p>
      <w:pPr>
        <w:pStyle w:val="ListBullet"/>
      </w:pPr>
      <w:r>
        <w:t>What should the public product name be after the dedicated naming/domain/trademark/store-availability sprint?</w:t>
      </w:r>
    </w:p>
    <w:p>
      <w:pPr>
        <w:pStyle w:val="Heading1"/>
        <w:keepNext/>
      </w:pPr>
      <w:bookmarkStart w:id="227" w:name="rd_h1_27"/>
      <w:r>
        <w:rPr>
          <w:rFonts w:ascii="Liberation Sans" w:hAnsi="Liberation Sans" w:eastAsia="Liberation Sans" w:cs="Liberation Sans"/>
          <w:b/>
          <w:color w:val="183B56"/>
          <w:sz w:val="33"/>
        </w:rPr>
        <w:t>Document Legend / Glossary</w:t>
      </w:r>
      <w:bookmarkEnd w:id="227"/>
    </w:p>
    <w:p>
      <w:pPr>
        <w:pStyle w:val="Heading2"/>
        <w:keepNext/>
      </w:pPr>
      <w:r>
        <w:rPr>
          <w:rFonts w:ascii="Liberation Sans" w:hAnsi="Liberation Sans" w:eastAsia="Liberation Sans" w:cs="Liberation Sans"/>
          <w:b/>
          <w:color w:val="2F5597"/>
          <w:sz w:val="25"/>
        </w:rPr>
        <w:t>Requirement prefixes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Prefix</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Meaning</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 recording lifecycle and rolling-buffer behavior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 target, Chromium extension, tab and navigation behavior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Action timeline and safe interaction semantics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 controls, markers, pause/resume and crash lifecycle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data minimization and target-boundary requirements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model and report generation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Export formats, templates and filename rules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 xml:space="preserve">User-visible states, indicators and workflow controls</w:t>
            </w:r>
            <w:ins w:id="9011" w:author="Claude" w:date="2026-10-07T12:00:00Z">
              <w:r>
                <w:rPr>
                  <w:rFonts w:ascii="Liberation Sans" w:hAnsi="Liberation Sans" w:eastAsia="Liberation Sans" w:cs="Liberation Sans"/>
                  <w:color w:val="202124"/>
                  <w:sz w:val="17"/>
                </w:rPr>
                <w:t xml:space="preserve"> (reserved prefix; no requirement IDs use it in v0.2.4)</w:t>
              </w:r>
            </w:ins>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NFR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 xml:space="preserve">Non-functional requirements such as performance, reliability and compatibility</w:t>
            </w:r>
            <w:ins w:id="9012" w:author="Claude" w:date="2026-10-07T12:00:00Z">
              <w:r>
                <w:rPr>
                  <w:rFonts w:ascii="Liberation Sans" w:hAnsi="Liberation Sans" w:eastAsia="Liberation Sans" w:cs="Liberation Sans"/>
                  <w:color w:val="202124"/>
                  <w:sz w:val="17"/>
                </w:rPr>
                <w:t xml:space="preserve"> (reserved prefix; section 10 uses an unnumbered table in v0.2.4)</w:t>
              </w:r>
            </w:ins>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native-desktop requirements</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 xml:space="preserve">Future integrations such as Jira and Azure DevOps</w:t>
            </w:r>
            <w:ins w:id="9013" w:author="Claude" w:date="2026-10-07T12:00:00Z">
              <w:r>
                <w:rPr>
                  <w:rFonts w:ascii="Liberation Sans" w:hAnsi="Liberation Sans" w:eastAsia="Liberation Sans" w:cs="Liberation Sans"/>
                  <w:color w:val="202124"/>
                  <w:sz w:val="17"/>
                </w:rPr>
                <w:t xml:space="preserve"> (reserved prefix; no requirement IDs use it in v0.2.4)</w:t>
              </w:r>
            </w:ins>
          </w:p>
        </w:tc>
      </w:tr>
    </w:tbl>
    <w:p>
      <w:pPr>
        <w:pStyle w:val="Heading2"/>
        <w:keepNext/>
      </w:pPr>
      <w:r>
        <w:rPr>
          <w:rFonts w:ascii="Liberation Sans" w:hAnsi="Liberation Sans" w:eastAsia="Liberation Sans" w:cs="Liberation Sans"/>
          <w:b/>
          <w:color w:val="2F5597"/>
          <w:sz w:val="25"/>
        </w:rPr>
        <w:t>Core terminology</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Term</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Definition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Rolling target-only buffer used to preserve a bug after it already happened.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User-started recording/logging session for a known or deliberately reproducible bug.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Optional replay segment from before Repro Session Start; reviewed separately and kept, trimmed or removed before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approved testing scope at a time. For web, it contains the main tab/domain rules and approved related tabs/popups. Future native targets may include target-owned windows/processes.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Explicitly approved Chromium tab / web application that ReproDesk may capture.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Automatic safe state when the user leaves the approved target. The session may remain open, but foreign content is not captured.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Pause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User-requested pause that does not auto-resume until the user explicitly resumes.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Timestamped user or system event used to highlight an important moment in a session.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Evidence Package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Full-fidelity local package containing replay, screenshots, structured events, metadata, permitted diagnostics and generated report files.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Export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Standalone report generated from the shared Report Model, for example TXT, DOCX or XLSX.</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Adapter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Chromium extension components that capture tab media, DOM/navigation semantics and target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Offscreen Capture Document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Hidden Manifest V3 extension document used for long-lived media/Blob work that should not live only in the ephemeral service worker.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Document Object Model: structured representation of page elements used for safe web-action semantics.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 V3 / MV3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Chrome extension architecture based on an event-driven service worker and extension APIs.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Deferred opt-in layer for Network/Console/Runtime diagnostics with additional permissions and stricter secret filtering.</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non-web desktop application target captured by a native ReproDesk client.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Model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Platform-neutral structured bug/session data from which all report formats are rendered.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evidence representing the pixels actually rendered in the approved tab, rather than a DOM-only reconstruction.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Tabs/origins whose DOM/navigation semantics are allowed inside one Target Profile. Semantic approval does not automatically imply that every tab is currently video-captured.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Active Video Target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The tab whose pixel stream is currently being captured. Browser API/user-gesture constraints may require an explicit transition when a flow opens another tab.</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Sensitive Data</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PII, secrets or confidential values already rendered as pixels inside the approved target; blocking DOM/input-value collection does not remove these pixels from video.</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Small crash-resilient local session record that tracks session identity, state, last committed chunk and markers so interrupted sessions can be recovered.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 Session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 previously active capture whose recorder/browser ended unexpectedly but whose committed evidence was found and reopened for Review.</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Field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company/user report metadata such as Severity, Module, Build, Sprint or Customer Impact, independent of a particular output renderer.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Plane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Captured bug data: video, screenshots, events, report fields, logs and generated evidence artifacts. Baseline design keeps this local unless the user explicitly exports/shares it.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Control Plane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Optional future licensing/team-policy/entitlement configuration that may communicate with ReproDesk services without requiring bug evidence to leave the customer environment.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Rolling Ring Buffer</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Fixed-duration temporary replay window in Armed mode. New chunks/events enter as old temporary chunks/events age out by wall-clock retention.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Pinned Evidence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Saved chunks/events protected from automatic temporary-buffer eviction because they belong to a saved/recovered session or derived report.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Storage Budget Manager</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Component/policy that tracks quota, temporary vs protected usage, safe eviction and whether capture can continue honestly.</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Derived Bug Report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Independent bug report created from a Capture Session. It references shared source evidence but owns its own fields/evidence selection/templates/filenames/destination.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Single export action that generates more than one selected standalone report format with independent per-format templates/validation.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Marker Auto-screenshot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Default behavior where creating a user marker asynchronously captures a target screenshot without blocking marker creation.</w:t>
            </w:r>
          </w:p>
        </w:tc>
      </w:tr>
      <w:tr>
        <w:trPr>
          <w:cantSplit/>
        </w:trPr>
        <w:tc>
          <w:tcPr>
            <w:tcW w:type="dxa" w:w="5141"/>
            <w:vAlign w:val="center"/>
          </w:tcPr>
          <w:p>
            <w:pPr>
              <w:spacing w:before="0" w:after="0"/>
            </w:pPr>
            <w:r>
              <w:rPr>
                <w:sz w:val="17"/>
              </w:rPr>
              <w:t>AFK Mode</w:t>
            </w:r>
          </w:p>
        </w:tc>
        <w:tc>
          <w:tcPr>
            <w:tcW w:type="dxa" w:w="5141"/>
            <w:vAlign w:val="center"/>
          </w:tcPr>
          <w:p>
            <w:pPr>
              <w:spacing w:before="0" w:after="0"/>
            </w:pPr>
            <w:r>
              <w:rPr>
                <w:sz w:val="17"/>
              </w:rPr>
              <w:t>Distinct capture-suspended state used when the approved target remains open but the machine is idle/locked. It is not Privacy Pause or Manual Pause and does not inspect input contents.</w:t>
            </w:r>
          </w:p>
        </w:tc>
      </w:tr>
      <w:tr>
        <w:trPr>
          <w:cantSplit/>
        </w:trPr>
        <w:tc>
          <w:tcPr>
            <w:tcW w:type="dxa" w:w="5141"/>
            <w:vAlign w:val="center"/>
          </w:tcPr>
          <w:p>
            <w:pPr>
              <w:spacing w:before="0" w:after="0"/>
            </w:pPr>
            <w:r>
              <w:rPr>
                <w:sz w:val="17"/>
              </w:rPr>
              <w:t>Screenshot-only Mode</w:t>
            </w:r>
          </w:p>
        </w:tc>
        <w:tc>
          <w:tcPr>
            <w:tcW w:type="dxa" w:w="5141"/>
            <w:vAlign w:val="center"/>
          </w:tcPr>
          <w:p>
            <w:pPr>
              <w:spacing w:before="0" w:after="0"/>
            </w:pPr>
            <w:r>
              <w:rPr>
                <w:sz w:val="17"/>
              </w:rPr>
              <w:t>No-video capture mode where the user creates manual Screenshot Evidence Items while permitted semantic/timeline context remains available.</w:t>
            </w:r>
          </w:p>
        </w:tc>
      </w:tr>
      <w:tr>
        <w:trPr>
          <w:cantSplit/>
        </w:trPr>
        <w:tc>
          <w:tcPr>
            <w:tcW w:type="dxa" w:w="5141"/>
            <w:vAlign w:val="center"/>
          </w:tcPr>
          <w:p>
            <w:pPr>
              <w:spacing w:before="0" w:after="0"/>
            </w:pPr>
            <w:r>
              <w:rPr>
                <w:sz w:val="17"/>
              </w:rPr>
              <w:t>Screenshot Evidence Item</w:t>
            </w:r>
          </w:p>
        </w:tc>
        <w:tc>
          <w:tcPr>
            <w:tcW w:type="dxa" w:w="5141"/>
            <w:vAlign w:val="center"/>
          </w:tcPr>
          <w:p>
            <w:pPr>
              <w:spacing w:before="0" w:after="0"/>
            </w:pPr>
            <w:r>
              <w:rPr>
                <w:sz w:val="17"/>
              </w:rPr>
              <w:t>Immutable source screenshot plus structured timestamp/session/target/environment/browser/viewport/marker/timeline metadata allowed by policy.</w:t>
            </w:r>
          </w:p>
        </w:tc>
      </w:tr>
      <w:tr>
        <w:trPr>
          <w:cantSplit/>
        </w:trPr>
        <w:tc>
          <w:tcPr>
            <w:tcW w:type="dxa" w:w="5141"/>
            <w:vAlign w:val="center"/>
          </w:tcPr>
          <w:p>
            <w:pPr>
              <w:spacing w:before="0" w:after="0"/>
            </w:pPr>
            <w:r>
              <w:rPr>
                <w:sz w:val="17"/>
              </w:rPr>
              <w:t>Annotation Layer</w:t>
            </w:r>
          </w:p>
        </w:tc>
        <w:tc>
          <w:tcPr>
            <w:tcW w:type="dxa" w:w="5141"/>
            <w:vAlign w:val="center"/>
          </w:tcPr>
          <w:p>
            <w:pPr>
              <w:spacing w:before="0" w:after="0"/>
            </w:pPr>
            <w:r>
              <w:rPr>
                <w:sz w:val="17"/>
              </w:rPr>
              <w:t>Editable structured arrows/shapes/text/colors/redaction associated with a screenshot/report without overwriting the source image; exporters may render a flattened derivative.</w:t>
            </w:r>
          </w:p>
        </w:tc>
      </w:tr>
    </w:tbl>
    <w:p>
      <w:pPr>
        <w:pStyle w:val="Heading1"/>
        <w:keepNext/>
        <w:widowControl/>
      </w:pPr>
      <w:bookmarkStart w:id="228" w:name="rd_h1_28"/>
      <w:r>
        <w:rPr>
          <w:rFonts w:ascii="Liberation Sans" w:hAnsi="Liberation Sans" w:eastAsia="Liberation Sans" w:cs="Liberation Sans"/>
          <w:b/>
          <w:color w:val="183B56"/>
          <w:sz w:val="33"/>
        </w:rPr>
        <w:t>Appendix A. Sources and external validation</w:t>
      </w:r>
      <w:bookmarkEnd w:id="228"/>
    </w:p>
    <w:p>
      <w:pPr>
        <w:pStyle w:val="Small"/>
        <w:spacing w:after="60" w:line="247" w:lineRule="auto"/>
      </w:pPr>
      <w:r>
        <w:rPr>
          <w:rFonts w:ascii="Liberation Sans" w:hAnsi="Liberation Sans" w:eastAsia="Liberation Sans" w:cs="Liberation Sans"/>
          <w:b w:val="0"/>
          <w:i w:val="0"/>
          <w:color w:val="202124"/>
          <w:sz w:val="19"/>
        </w:rPr>
        <w:t>The sources below validate technical feasibility and selected market/compatibility assumptions. Re-check version-specific API details when implementation begins.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70"/>
        <w:gridCol w:w="2570"/>
        <w:gridCol w:w="2570"/>
        <w:gridCol w:w="2570"/>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Source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URL</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Why relevant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Windows.Graphics.Capture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https://learn.microsoft.com/en-us/windows/apps/develop/media-authoring-processing/screen-capture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native Windows capture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UI Automation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https://learn.microsoft.com/en-us/windows/win32/winauto/uiauto-uiautomationoverview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semantic context.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Event Tracing for Windows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https://learn.microsoft.com/en-us/windows/win32/etw/about-event-tracing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native diagnostics option.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Support - Steps Recorder deprecation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https://support.microsoft.com/en-us/windows/apps/steps-recorder-deprecation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Market/context signal for structured recording workflows.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Bird Eats Bug - Replays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https://birdeatsbug.com/feature/replays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Validates browser background replay category.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Replay.io - Replay QA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https://www.replay.io/blog/replay-qa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Naming/category conflict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GitHub - Skill Recorder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https://github.com/microsoft/skill-recorder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Structured desktop session/action reconstruction reference.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UIHike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https://www.uihike.com/bug-reporting-tool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Desktop/web bug reporting competitor.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TapperBox</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https://tapperbox.com/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Cross-platform bug capture/reporting competitor.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Katalon - Native Windows Recorder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https://docs.katalon.com/katalon-studio/record-and-spy/windows-record-and-spy-utilities/native-windows-recorder-in-katalon-studio</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UI recorder/fallback precedent.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ScreenCaptureKit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https://developer.apple.com/documentation/screencapturekit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capture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Apple Developer - AXUIElement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https://developer.apple.com/documentation/applicationservices/axuielement_h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macOS accessibility feasibility.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CGEvent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https://developer.apple.com/documentation/coregraphics/cgevent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input/event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Avalonia Docs - Supported platforms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https://docs.avaloniaui.net/docs/supported-platforms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cross-platform shell candidate.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Canon/Oce Repro Desk reference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https://docs.cpp.canon/help?pageid=GUID-F7E0B438-92A2-443B-83BB-84A4EB684E26.xml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Codename requires brand/legal review.</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SetWindowDisplayAffinity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https://learn.microsoft.com/en-us/windows/win32/api/winuser/nf-winuser-setwindowdisplayaffinity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self-window exclusion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SCContentFilter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https://developer.apple.com/documentation/screencapturekit/sccontentfilter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target filtering reference.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TFS is now Azure DevOps Server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https://learn.microsoft.com/en-us/azure/devops/server/tfs-is-now-azure-devops-server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Tracker terminology/reference.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chrome.tabCapture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https://developer.chrome.com/docs/extensions/reference/api/tabCapture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Baseline approved-tab media capture reference.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Content scripts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https://developer.chrome.com/docs/extensions/develop/concepts/content-scripts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Baseline DOM/action semantics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chrome.debugger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https://developer.chrome.com/docs/extensions/reference/api/debugger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 feasibility; not baseline.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chrome.tabs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https://developer.chrome.com/docs/extensions/reference/api/tabs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lifecycle/metadata plus captureVisibleTab manual screenshot reference; host/activeTab access must remain target-scoped.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Edge extensions overview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https://learn.microsoft.com/en-us/microsoft-edge/extensions/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Edge is Chromium-based; extension APIs/package concepts largely compatible, but test parity.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Port a Chrome extension to Edge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https://learn.microsoft.com/en-us/microsoft-edge/extensions-chromium/developer-guide/port-chrome-extension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Chrome-to-Edge porting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Extension service worker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https://developer.chrome.com/docs/extensions/develop/concepts/service-workers/lifecycle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MV3 service workers are event-driven/ephemeral; persist state and tolerate termination.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chrome.offscreen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https://developer.chrome.com/docs/extensions/reference/api/offscreen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Hidden extension document for DOM/media/blob work outside service worker; Chrome 109+ MV3.</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chrome.sidePanel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https://developer.chrome.com/docs/extensions/reference/api/sidePanel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Persistent browser-side UI for target/session status and controls; Chrome 114+ MV3.</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S28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Chrome for Developers - Audio recording and screen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https://developer.chrome.com/docs/extensions/how-to/web-platform/screen-capture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User-gesture tabCapture + service-worker -&gt; offscreen recording pattern; Chrome 116+ behavior.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S29</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commentRangeStart w:id="2"/>
            <w:r>
              <w:rPr>
                <w:rFonts w:ascii="Liberation Sans" w:hAnsi="Liberation Sans" w:eastAsia="Liberation Sans" w:cs="Liberation Sans"/>
                <w:b w:val="0"/>
                <w:color w:val="202124"/>
                <w:sz w:val="17"/>
              </w:rPr>
              <w:t>Chrome for Developers - chrome.tabCapture</w:t>
            </w:r>
            <w:commentRangeEnd w:id="2"/>
            <w:r>
              <w:rPr>
                <w:rStyle w:val="CommentReference"/>
              </w:rPr>
              <w:commentReference w:id="2"/>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https://developer.chrome.com/docs/extensions/reference/api/tabCapture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tabCapture user-invocation/activeTab restrictions and capture-state API.</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Instant Replay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https://jam.dev/docs/instant-replay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Current competitor: up to 2-minute local DOM replay before creation/upload.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iFrame &amp; canvas support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https://jam.dev/docs/record-a-jam/instant-replay/iframe-and-canvas-support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DOM replay fidelity limitation for iframe/canvas; basis for pixel-fidelity spike hypothesis.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Instant Replay Performance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https://jam.dev/docs/instant-replay-performance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Heavy DOM pages can impact performance; competitor uses safeguards/auto-disable.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S33</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Bird Eats Bug - Replays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https://birdeatsbug.com/feature/replays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Current competitor: per-domain local DOM replay; iframe/canvas and popup/other-tab limitations documented.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S34</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Security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https://jam.dev/docs/security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Competitor visual privacy/automatic blur and cloud-storage reference; reinforces need to state ReproDesk visual privacy honestly.</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S35</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Chrome for Developers - Storage and cookies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https://developer.chrome.com/docs/extensions/develop/concepts/storage-and-cookies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Extension-origin storage, IndexedDB access, quota estimation/persistence and storage behavior.</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S36</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MDN - Origin private file system (OPFS)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https://developer.mozilla.org/en-US/docs/Web/API/File_System_API/Origin_private_file_system</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OPFS is origin-private, performance-oriented file storage suitable for large local media artifacts; validate exact extension behavior in spike.</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S37</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Chrome Enterprise Help - Set app and extension policies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https://support.google.com/chrome/a/answer/9039146</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Managed organizations can allow, normal-install or force-install extension policies; relevant to enterprise pilot distribution.</w:t>
            </w:r>
          </w:p>
        </w:tc>
      </w:tr>
      <w:tr>
        <w:trPr>
          <w:cantSplit/>
        </w:trPr>
        <w:tc>
          <w:tcPr>
            <w:tcW w:type="dxa" w:w="2570"/>
            <w:vAlign w:val="center"/>
          </w:tcPr>
          <w:p>
            <w:pPr>
              <w:spacing w:before="0" w:after="0"/>
            </w:pPr>
            <w:r>
              <w:rPr>
                <w:sz w:val="17"/>
              </w:rPr>
              <w:t>S38</w:t>
            </w:r>
          </w:p>
        </w:tc>
        <w:tc>
          <w:tcPr>
            <w:tcW w:type="dxa" w:w="2570"/>
            <w:vAlign w:val="center"/>
          </w:tcPr>
          <w:p>
            <w:pPr>
              <w:spacing w:before="0" w:after="0"/>
            </w:pPr>
            <w:r>
              <w:rPr>
                <w:sz w:val="17"/>
              </w:rPr>
              <w:t>Chrome for Developers - chrome.idle</w:t>
            </w:r>
          </w:p>
        </w:tc>
        <w:tc>
          <w:tcPr>
            <w:tcW w:type="dxa" w:w="2570"/>
            <w:vAlign w:val="center"/>
          </w:tcPr>
          <w:p>
            <w:pPr>
              <w:spacing w:before="0" w:after="0"/>
            </w:pPr>
            <w:r>
              <w:rPr>
                <w:sz w:val="17"/>
              </w:rPr>
              <w:t>https://developer.chrome.com/docs/extensions/reference/api/idle</w:t>
            </w:r>
          </w:p>
        </w:tc>
        <w:tc>
          <w:tcPr>
            <w:tcW w:type="dxa" w:w="2570"/>
            <w:vAlign w:val="center"/>
          </w:tcPr>
          <w:p>
            <w:pPr>
              <w:spacing w:before="0" w:after="0"/>
            </w:pPr>
            <w:r>
              <w:rPr>
                <w:sz w:val="17"/>
              </w:rPr>
              <w:t>AFK feasibility: active/idle/locked machine state, configurable idle detection interval; requires idle permission.</w:t>
            </w:r>
          </w:p>
        </w:tc>
      </w:tr>
      <w:tr>
        <w:trPr>
          <w:cantSplit/>
        </w:trPr>
        <w:tc>
          <w:tcPr>
            <w:tcW w:type="dxa" w:w="2570"/>
            <w:vAlign w:val="center"/>
          </w:tcPr>
          <w:p>
            <w:pPr>
              <w:spacing w:before="0" w:after="0"/>
            </w:pPr>
            <w:r>
              <w:rPr>
                <w:sz w:val="17"/>
              </w:rPr>
              <w:t>S39</w:t>
            </w:r>
          </w:p>
        </w:tc>
        <w:tc>
          <w:tcPr>
            <w:tcW w:type="dxa" w:w="2570"/>
            <w:vAlign w:val="center"/>
          </w:tcPr>
          <w:p>
            <w:pPr>
              <w:spacing w:before="0" w:after="0"/>
            </w:pPr>
            <w:r>
              <w:rPr>
                <w:sz w:val="17"/>
              </w:rPr>
              <w:t>Chrome for Developers - chrome.commands</w:t>
            </w:r>
          </w:p>
        </w:tc>
        <w:tc>
          <w:tcPr>
            <w:tcW w:type="dxa" w:w="2570"/>
            <w:vAlign w:val="center"/>
          </w:tcPr>
          <w:p>
            <w:pPr>
              <w:spacing w:before="0" w:after="0"/>
            </w:pPr>
            <w:r>
              <w:rPr>
                <w:sz w:val="17"/>
              </w:rPr>
              <w:t>https://developer.chrome.com/docs/extensions/reference/api/commands</w:t>
            </w:r>
          </w:p>
        </w:tc>
        <w:tc>
          <w:tcPr>
            <w:tcW w:type="dxa" w:w="2570"/>
            <w:vAlign w:val="center"/>
          </w:tcPr>
          <w:p>
            <w:pPr>
              <w:spacing w:before="0" w:after="0"/>
            </w:pPr>
            <w:r>
              <w:rPr>
                <w:sz w:val="17"/>
              </w:rPr>
              <w:t>Browser shortcut constraints: supported key list/combination requirements; physical Print Screen is not a listed extension command key.</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before="0" w:after="20" w:line="240" w:lineRule="auto"/>
            </w:pPr>
            <w:r>
              <w:rPr>
                <w:b/>
                <w:sz w:val="17"/>
              </w:rPr>
              <w:t>Document v0.2.4 complete</w:t>
            </w:r>
          </w:p>
        </w:tc>
      </w:tr>
      <w:tr>
        <w:trPr>
          <w:cantSplit/>
          <w:cantSplit/>
          <w:cantSplit/>
        </w:trPr>
        <w:tc>
          <w:tcPr>
            <w:vAlign w:val="center"/>
            <w:tcMar>
              <w:top w:w="45" w:type="dxa"/>
              <w:start w:w="65" w:type="dxa"/>
              <w:bottom w:w="45" w:type="dxa"/>
              <w:end w:w="65" w:type="dxa"/>
              <w:left w:w="65" w:type="dxa"/>
              <w:right w:w="65" w:type="dxa"/>
            </w:tcMar>
            <w:shd w:fill="EAF0F6"/>
          </w:tcPr>
          <w:p>
            <w:pPr>
              <w:spacing w:before="0" w:after="20" w:line="240" w:lineRule="auto"/>
            </w:pPr>
            <w:r>
              <w:rPr>
                <w:b w:val="0"/>
                <w:sz w:val="17"/>
              </w:rPr>
              <w:t>This revision integrates all pending items after v0.2.3: a distinct AFK Mode with idle/lock lifecycle and safe resume rules; Screenshot-only evidence with metadata-rich manual captures; a non-destructive lightweight annotation/redaction editor; and a presentation-ready clickable Table of Contents with page numbers plus document pagination. Related architecture, requirements, privacy, storage, UX, testing, risks, gates, glossary and sources were reconciled so the new states do not contradict long-running Armed, Privacy Pause, Repro Session, multi-report or export behavior. English remains the master document.</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7T12:20:09Z" w:initials="C">
    <w:p w14:paraId="44F785F3" w14:textId="77777777">
      <w:r>
        <w:rPr>
          <w:rStyle w:val="CommentReference"/>
        </w:rPr>
        <w:annotationRef/>
      </w:r>
      <w:r>
        <w:rPr>
          <w:color w:val="000000"/>
          <w:sz w:val="20"/>
          <w:szCs w:val="20"/>
        </w:rPr>
        <w:t xml:space="preserve">Pre-session Context можно взять только из уже работающего кольцевого буфера (режим Armed). Если пользователь не был Armed, перед стартом сессии нет данных. Стоит прямо написать: в этом случае блок просто отсутствует, а UI не обещает pre-context.</w:t>
      </w:r>
    </w:p>
  </w:comment>
  <w:comment w:id="1" w:author="Claude" w:date="2026-10-07T12:20:19Z" w:initials="C">
    <w:p w14:paraId="4A01CCE7" w14:textId="77777777">
      <w:r>
        <w:rPr>
          <w:rStyle w:val="CommentReference"/>
        </w:rPr>
        <w:annotationRef/>
      </w:r>
      <w:r>
        <w:rPr>
          <w:color w:val="000000"/>
          <w:sz w:val="20"/>
          <w:szCs w:val="20"/>
        </w:rPr>
        <w:t xml:space="preserve">Chrome показывает индикатор захвата вкладки на всё время работы tabCapture-потока. При 8+ часах в режиме Armed это видно пользователю и коллегам (шеринг экрана, скриншоты). Предлагаю добавить в этот спайк проверку индикатора и его принятия в managed-средах (связано с G6 и принципом «no dark patterns»).</w:t>
      </w:r>
    </w:p>
  </w:comment>
  <w:comment w:id="2" w:author="Claude" w:date="2026-10-07T12:20:20Z" w:initials="C">
    <w:p w14:paraId="483FB6AE" w14:textId="77777777">
      <w:r>
        <w:rPr>
          <w:rStyle w:val="CommentReference"/>
        </w:rPr>
        <w:annotationRef/>
      </w:r>
      <w:r>
        <w:rPr>
          <w:color w:val="000000"/>
          <w:sz w:val="20"/>
          <w:szCs w:val="20"/>
        </w:rPr>
        <w:t xml:space="preserve">Дубль источника: S29 и S19 ведут на одну и ту же страницу chrome.tabCapture. Предлагаю объединить или явно развести роли.</w:t>
      </w:r>
    </w:p>
  </w:comment>
  <w:comment w:id="3" w:author="Claude" w:date="2026-10-07T12:20:20Z" w:initials="C">
    <w:p w14:paraId="67ACE5BB" w14:textId="77777777">
      <w:r>
        <w:rPr>
          <w:rStyle w:val="CommentReference"/>
        </w:rPr>
        <w:annotationRef/>
      </w:r>
      <w:r>
        <w:rPr>
          <w:color w:val="000000"/>
          <w:sz w:val="20"/>
          <w:szCs w:val="20"/>
        </w:rPr>
        <w:t xml:space="preserve">Номера страниц в оглавлении набраны статически (не PAGEREF-поля) и после правок могут разойтись с реальной пагинацией. В Word у меня их проверить нельзя, поэтому перед рассылкой стоит сверить и обновить.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F785F3" w15:done="0"/>
  <w15:commentEx w15:paraId="4A01CCE7" w15:done="0"/>
  <w15:commentEx w15:paraId="483FB6AE" w15:done="0"/>
  <w15:commentEx w15:paraId="67ACE5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01C67F1" w16cex:dateUtc="2026-10-07T12:20:09Z"/>
  <w16cex:commentExtensible w16cex:durableId="529B1CE0" w16cex:dateUtc="2026-10-07T12:20:19Z"/>
  <w16cex:commentExtensible w16cex:durableId="75BC57C0" w16cex:dateUtc="2026-10-07T12:20:20Z"/>
  <w16cex:commentExtensible w16cex:durableId="777D6534" w16cex:dateUtc="2026-10-07T12:20:2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F785F3" w16cid:durableId="301C67F1"/>
  <w16cid:commentId w16cid:paraId="4A01CCE7" w16cid:durableId="529B1CE0"/>
  <w16cid:commentId w16cid:paraId="483FB6AE" w16cid:durableId="75BC57C0"/>
  <w16cid:commentId w16cid:paraId="67ACE5BB" w16cid:durableId="777D65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ReproDesk / Product Concept &amp; Pre-MVP Specification v0.2.4  |  Page </w:t>
    </w:r>
    <w:r>
      <w:rPr>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cs="Liberation Sans"/>
        <w:b w:val="0"/>
        <w:color w:val="5F6B76"/>
        <w:sz w:val="16"/>
      </w:rPr>
      <w:t>ReproDesk  /  Product Concept &amp; Pre-MVP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6" w:line="251" w:lineRule="auto" w:before="0"/>
    </w:pPr>
    <w:rPr>
      <w:rFonts w:ascii="Liberation Sans" w:hAnsi="Liberation Sans" w:eastAsia="Liberation Sans" w:cs="Liberation Sans"/>
      <w:b w:val="0"/>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Liberation Sans" w:hAnsi="Liberation Sans" w:eastAsia="Liberation Sans" w:cs="Liberation Sans"/>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120" w:after="50" w:line="240" w:lineRule="auto"/>
      <w:outlineLvl w:val="1"/>
    </w:pPr>
    <w:rPr>
      <w:rFonts w:asciiTheme="majorHAnsi" w:eastAsiaTheme="majorEastAsia" w:hAnsiTheme="majorHAnsi" w:cstheme="majorBidi" w:ascii="Liberation Sans" w:hAnsi="Liberation Sans" w:eastAsia="Liberation Sans" w:cs="Liberation San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outlineLvl w:val="2"/>
    </w:pPr>
    <w:rPr>
      <w:rFonts w:asciiTheme="majorHAnsi" w:eastAsiaTheme="majorEastAsia" w:hAnsiTheme="majorHAnsi" w:cstheme="majorBidi" w:ascii="Liberation Sans" w:hAnsi="Liberation Sans" w:eastAsia="Liberation Sans" w:cs="Liberation Sans"/>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0"/>
      <w:contextualSpacing/>
    </w:pPr>
    <w:rPr>
      <w:rFonts w:asciiTheme="majorHAnsi" w:eastAsiaTheme="majorEastAsia" w:hAnsiTheme="majorHAnsi" w:cstheme="majorBidi" w:ascii="Liberation Sans" w:hAnsi="Liberation Sans" w:eastAsia="Liberation Sans" w:cs="Liberation Sans"/>
      <w:b/>
      <w:color w:val="183B5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before="0" w:line="246" w:lineRule="auto"/>
      <w:ind w:left="389" w:hanging="202"/>
      <w:contextualSpacing/>
    </w:pPr>
    <w:rPr>
      <w:rFonts w:ascii="Liberation Sans" w:hAnsi="Liberation Sans" w:eastAsia="Liberation Sans" w:cs="Liberation Sans"/>
      <w:b w:val="0"/>
      <w:color w:val="202124"/>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before="0" w:line="254" w:lineRule="auto"/>
      <w:ind w:left="389" w:hanging="202"/>
      <w:contextualSpacing/>
    </w:pPr>
    <w:rPr>
      <w:rFonts w:ascii="Liberation Sans" w:hAnsi="Liberation Sans" w:eastAsia="Liberation Sans" w:cs="Liberation Sans"/>
      <w:b w:val="0"/>
      <w:color w:val="202124"/>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259" w:lineRule="auto" w:before="0"/>
    </w:pPr>
    <w:rPr>
      <w:rFonts w:ascii="Liberation Sans" w:hAnsi="Liberation Sans" w:eastAsia="Liberation Sans" w:cs="Liberation Sans"/>
      <w:b w:val="0"/>
      <w:color w:val="5F6B76"/>
      <w:sz w:val="21"/>
    </w:rPr>
  </w:style>
  <w:style w:type="paragraph" w:customStyle="1" w:styleId="Small">
    <w:name w:val="Small"/>
    <w:pPr>
      <w:spacing w:after="40"/>
    </w:pPr>
    <w:rPr>
      <w:rFonts w:ascii="Liberation Sans" w:hAnsi="Liberation Sans"/>
      <w:b w:val="0"/>
      <w:color w:val="555555"/>
      <w:sz w:val="16"/>
    </w:rPr>
  </w:style>
  <w:style w:type="paragraph" w:customStyle="1" w:styleId="NumberedStep">
    <w:name w:val="Numbered Step"/>
    <w:pPr>
      <w:spacing w:before="0" w:after="30" w:line="246" w:lineRule="auto"/>
      <w:ind w:left="360" w:hanging="288"/>
    </w:pPr>
    <w:rPr>
      <w:rFonts w:ascii="Liberation Sans" w:hAnsi="Liberation Sans" w:eastAsia="Liberation Sans" w:cs="Liberation Sans"/>
      <w:b w:val="0"/>
      <w:color w:val="202124"/>
      <w:sz w:val="18"/>
    </w:rPr>
  </w:style>
  <w:style w:type="paragraph" w:customStyle="1" w:styleId="TOCEntryClean">
    <w:name w:val="TOC Entry Clean"/>
    <w:pPr>
      <w:spacing w:before="0" w:after="24" w:line="240" w:lineRule="auto"/>
      <w:ind w:left="216" w:firstLine="0" w:right="72"/>
    </w:pPr>
    <w:rPr>
      <w:rFonts w:ascii="Aptos" w:hAnsi="Aptos" w:eastAsia="Liberation Sans" w:cs="Liberation Sans"/>
      <w:b w:val="0"/>
      <w:color w:val="20212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ReproDesk Product Concept &amp; Pre-MVP Specification v0.2.2 - English Master</dc:title>
  <dc:subject>Browser-first privacy-first bug capture and reporting product specification</dc:subject>
  <dc:creator>OpenAI / Working draft</dc:creator>
  <cp:keywords>ReproDesk, QA, bug reporting, desktop, Windows, macOS, cross-platform, MVP,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